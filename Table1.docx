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3CEB" w14:textId="6EC1A7D5" w:rsidR="00331489" w:rsidRDefault="00331489"/>
    <w:tbl>
      <w:tblPr>
        <w:tblW w:w="12960" w:type="dxa"/>
        <w:tblInd w:w="90" w:type="dxa"/>
        <w:tblLook w:val="04A0" w:firstRow="1" w:lastRow="0" w:firstColumn="1" w:lastColumn="0" w:noHBand="0" w:noVBand="1"/>
      </w:tblPr>
      <w:tblGrid>
        <w:gridCol w:w="949"/>
        <w:gridCol w:w="719"/>
        <w:gridCol w:w="1842"/>
        <w:gridCol w:w="1890"/>
        <w:gridCol w:w="1890"/>
        <w:gridCol w:w="1890"/>
        <w:gridCol w:w="1800"/>
        <w:gridCol w:w="90"/>
        <w:gridCol w:w="1800"/>
        <w:gridCol w:w="90"/>
      </w:tblGrid>
      <w:tr w:rsidR="00035C03" w:rsidRPr="00035C03" w14:paraId="640DE8A2" w14:textId="77777777" w:rsidTr="00CC4C8B">
        <w:trPr>
          <w:trHeight w:val="525"/>
        </w:trPr>
        <w:tc>
          <w:tcPr>
            <w:tcW w:w="129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67900C" w14:textId="77777777" w:rsidR="00035C03" w:rsidRPr="00035C03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5C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Table 1 Helmert transformation parameters from IGS20 to regional reference frames</w:t>
            </w:r>
          </w:p>
        </w:tc>
      </w:tr>
      <w:tr w:rsidR="00035C03" w:rsidRPr="00035C03" w14:paraId="568D846F" w14:textId="77777777" w:rsidTr="00CC4C8B">
        <w:trPr>
          <w:gridAfter w:val="1"/>
          <w:wAfter w:w="90" w:type="dxa"/>
          <w:trHeight w:val="405"/>
        </w:trPr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A28B9C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Reference Frame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D2A3B4" w14:textId="67C6E9C7" w:rsidR="00035C03" w:rsidRPr="00C7155A" w:rsidRDefault="00000000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m:oMath>
              <m:sSub>
                <m:sSubPr>
                  <m:ctrlPr>
                    <w:ins w:id="0" w:author="Wang, Guoquan" w:date="2026-04-01T10:49:00Z" w16du:dateUtc="2026-04-01T15:49:00Z">
                      <w:rPr>
                        <w:rFonts w:ascii="Cambria Math" w:hAnsi="Cambria Math" w:cs="Times New Roman"/>
                        <w:sz w:val="16"/>
                        <w:szCs w:val="16"/>
                      </w:rPr>
                    </w:ins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sub>
              </m:sSub>
            </m:oMath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(year)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DF2DE6" w14:textId="7A5DE118" w:rsidR="00035C03" w:rsidRPr="00C7155A" w:rsidRDefault="00000000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m:oMath>
              <m:sSubSup>
                <m:sSubSupPr>
                  <m:ctrlPr>
                    <w:ins w:id="1" w:author="Wang, Guoquan" w:date="2026-04-01T10:49:00Z" w16du:dateUtc="2026-04-01T15:49:00Z">
                      <w:rPr>
                        <w:rFonts w:ascii="Cambria Math" w:hAnsi="Cambria Math" w:cs="Times New Roman"/>
                        <w:sz w:val="16"/>
                        <w:szCs w:val="16"/>
                      </w:rPr>
                    </w:ins>
                  </m:ctrlPr>
                </m:sSubSup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'</m:t>
                  </m:r>
                </m:sup>
              </m:sSubSup>
            </m:oMath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(m/year)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F08D9F" w14:textId="37D1ADF9" w:rsidR="00035C03" w:rsidRPr="00C7155A" w:rsidRDefault="00000000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m:oMath>
              <m:sSubSup>
                <m:sSubSupPr>
                  <m:ctrlPr>
                    <w:ins w:id="2" w:author="Wang, Guoquan" w:date="2026-04-01T10:49:00Z" w16du:dateUtc="2026-04-01T15:49:00Z">
                      <w:rPr>
                        <w:rFonts w:ascii="Cambria Math" w:hAnsi="Cambria Math" w:cs="Times New Roman"/>
                        <w:sz w:val="16"/>
                        <w:szCs w:val="16"/>
                      </w:rPr>
                    </w:ins>
                  </m:ctrlPr>
                </m:sSubSup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y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'</m:t>
                  </m:r>
                </m:sup>
              </m:sSubSup>
            </m:oMath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(m/year)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75E806" w14:textId="4BE9A5DA" w:rsidR="00035C03" w:rsidRPr="00C7155A" w:rsidRDefault="00000000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m:oMath>
              <m:sSubSup>
                <m:sSubSupPr>
                  <m:ctrlPr>
                    <w:ins w:id="3" w:author="Wang, Guoquan" w:date="2026-04-01T10:49:00Z" w16du:dateUtc="2026-04-01T15:49:00Z">
                      <w:rPr>
                        <w:rFonts w:ascii="Cambria Math" w:hAnsi="Cambria Math" w:cs="Times New Roman"/>
                        <w:sz w:val="16"/>
                        <w:szCs w:val="16"/>
                      </w:rPr>
                    </w:ins>
                  </m:ctrlPr>
                </m:sSubSup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z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'</m:t>
                  </m:r>
                </m:sup>
              </m:sSubSup>
            </m:oMath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(m/year)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531129" w14:textId="73747FC5" w:rsidR="00035C03" w:rsidRPr="00C7155A" w:rsidRDefault="00000000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m:oMath>
              <m:sSubSup>
                <m:sSubSupPr>
                  <m:ctrlPr>
                    <w:ins w:id="4" w:author="Wang, Guoquan" w:date="2026-04-01T10:49:00Z" w16du:dateUtc="2026-04-01T15:49:00Z">
                      <w:rPr>
                        <w:rFonts w:ascii="Cambria Math" w:hAnsi="Cambria Math" w:cs="Times New Roman"/>
                        <w:sz w:val="16"/>
                        <w:szCs w:val="16"/>
                      </w:rPr>
                    </w:ins>
                  </m:ctrlPr>
                </m:sSubSup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'</m:t>
                  </m:r>
                </m:sup>
              </m:sSubSup>
            </m:oMath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</w:t>
            </w:r>
            <w:proofErr w:type="gramStart"/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rad</w:t>
            </w:r>
            <w:proofErr w:type="gramEnd"/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/year)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C629B7" w14:textId="7B23FEC0" w:rsidR="00035C03" w:rsidRPr="00C7155A" w:rsidRDefault="00000000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m:oMath>
              <m:sSubSup>
                <m:sSubSupPr>
                  <m:ctrlPr>
                    <w:ins w:id="5" w:author="Wang, Guoquan" w:date="2026-04-01T10:49:00Z" w16du:dateUtc="2026-04-01T15:49:00Z">
                      <w:rPr>
                        <w:rFonts w:ascii="Cambria Math" w:hAnsi="Cambria Math" w:cs="Times New Roman"/>
                        <w:sz w:val="16"/>
                        <w:szCs w:val="16"/>
                      </w:rPr>
                    </w:ins>
                  </m:ctrlPr>
                </m:sSubSup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y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'</m:t>
                  </m:r>
                </m:sup>
              </m:sSubSup>
            </m:oMath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</w:t>
            </w:r>
            <w:proofErr w:type="gramStart"/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rad</w:t>
            </w:r>
            <w:proofErr w:type="gramEnd"/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/year)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3B0076" w14:textId="736467DD" w:rsidR="00035C03" w:rsidRPr="00C7155A" w:rsidRDefault="00000000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m:oMath>
              <m:sSubSup>
                <m:sSubSupPr>
                  <m:ctrlPr>
                    <w:ins w:id="6" w:author="Wang, Guoquan" w:date="2026-04-01T10:49:00Z" w16du:dateUtc="2026-04-01T15:49:00Z">
                      <w:rPr>
                        <w:rFonts w:ascii="Cambria Math" w:hAnsi="Cambria Math" w:cs="Times New Roman"/>
                        <w:sz w:val="16"/>
                        <w:szCs w:val="16"/>
                      </w:rPr>
                    </w:ins>
                  </m:ctrlPr>
                </m:sSubSup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z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'</m:t>
                  </m:r>
                </m:sup>
              </m:sSubSup>
            </m:oMath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</w:t>
            </w:r>
            <w:proofErr w:type="gramStart"/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rad</w:t>
            </w:r>
            <w:proofErr w:type="gramEnd"/>
            <w:r w:rsidR="00035C03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/year)</w:t>
            </w:r>
          </w:p>
        </w:tc>
      </w:tr>
      <w:tr w:rsidR="00035C03" w:rsidRPr="00035C03" w14:paraId="32FEE5D4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E80CD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CHN20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FF038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F7395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1.15430041328207E-03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1C970" w14:textId="77777777" w:rsidR="00035C03" w:rsidRPr="00C7155A" w:rsidRDefault="00035C03" w:rsidP="00035C03">
            <w:pPr>
              <w:spacing w:after="0" w:line="240" w:lineRule="auto"/>
              <w:ind w:firstLine="75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8.72557581716509E-04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98AE8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-1.14240361888353E-03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2A91D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-7.80856009598801E-10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EBEA3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-2.52052094867842E-09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44BDB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4.33256714775191E-09</w:t>
            </w:r>
          </w:p>
        </w:tc>
      </w:tr>
      <w:tr w:rsidR="00035C03" w:rsidRPr="00035C03" w14:paraId="7945ADDD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3C49D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NEC20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AA9A1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A633A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-2.31605502240101E-03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D6476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-2.75327639581126E-03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3EC24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3.97560530270343E-04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702CA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-7.33377829183854E-10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2AD76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-1.92958405274718E-09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57CE9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5.57121711801116E-09</w:t>
            </w:r>
          </w:p>
        </w:tc>
      </w:tr>
      <w:tr w:rsidR="00035C03" w:rsidRPr="00035C03" w14:paraId="03EA1EC7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BF279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NCH20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1B0C0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67058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-8.01556257864927E-03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0C6F5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-2.62895320321484E-03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D8549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-3.13802005709555E-03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F2B04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-1.22497695832312E-09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22F10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-2.58245758727773E-09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46741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6.48929933807325E-09</w:t>
            </w:r>
          </w:p>
        </w:tc>
      </w:tr>
      <w:tr w:rsidR="00035C03" w:rsidRPr="00035C03" w14:paraId="415E5306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B7CED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SCH20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478A0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45484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-1.34638103639627E-03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AFCE2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-5.36607213874590E-04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43507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-1.13010890506305E-03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33FF6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-8.29397337435761E-10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981DC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-2.91013716484764E-09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77EF5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4.96014684884616E-09</w:t>
            </w:r>
          </w:p>
        </w:tc>
      </w:tr>
      <w:tr w:rsidR="00035C03" w:rsidRPr="00035C03" w14:paraId="6D401FC4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3D4BC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SCS20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51C0B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1B37A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-7.52718703731083E-03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F3539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-9.50227846488099E-04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9A6BF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-5.63592081391825E-03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EBB76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-1.28119549883407E-09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A820B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-3.69834120548696E-09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BDAA8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5.47134170639494E-09</w:t>
            </w:r>
          </w:p>
        </w:tc>
      </w:tr>
      <w:tr w:rsidR="00035C03" w:rsidRPr="00035C03" w14:paraId="3964E181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FA002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ALS20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A45AC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F7BE7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-7.39578998729590E-03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10B09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-1.04403644492499E-02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13901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9.57191616680344E-03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4A1F2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1.94842420873102E-09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59ECD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-3.33456353157733E-09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9E8CE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5.34905878555553E-09</w:t>
            </w:r>
          </w:p>
        </w:tc>
      </w:tr>
      <w:tr w:rsidR="00035C03" w:rsidRPr="00035C03" w14:paraId="743A2BBB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BF451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JGR20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8BB31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212B4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-1.11128845983450E-03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45D4D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-5.25558967450769E-03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C51FA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4.66931138383903E-03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1B92B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1.52473622219326E-09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955D3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-2.54829994707504E-10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E6A21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6.82060425504284E-09</w:t>
            </w:r>
          </w:p>
        </w:tc>
      </w:tr>
      <w:tr w:rsidR="00035C03" w:rsidRPr="00035C03" w14:paraId="026435F6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CAA87" w14:textId="00BA6538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TS</w:t>
            </w:r>
            <w:r w:rsidR="002E240B"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</w:t>
            </w: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6F826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AB46D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-2.78445867450288E-03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8A5A5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-3.00085280457009E-02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781EF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3.09734955496146E-02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0833F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7.31268163072167E-09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7BE10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-4.92710749981378E-09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32BCD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2.79240214686331E-09</w:t>
            </w:r>
          </w:p>
        </w:tc>
      </w:tr>
      <w:tr w:rsidR="00035C03" w:rsidRPr="00035C03" w14:paraId="09E2BD82" w14:textId="77777777" w:rsidTr="00CC4C8B">
        <w:trPr>
          <w:trHeight w:val="345"/>
        </w:trPr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76D3B7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TRM20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A4F9E9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2020.0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1435BC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4.92541242193049E-04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5E622F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8.74936200868497E-03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E98CB3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-1.06962235621835E-02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C790E2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-1.69555619988227E-09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0E107C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-1.17021809614530E-08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9B2B8F" w14:textId="77777777" w:rsidR="00035C03" w:rsidRPr="00C7155A" w:rsidRDefault="00035C03" w:rsidP="00035C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C715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-3.64055962313666E-09</w:t>
            </w:r>
          </w:p>
        </w:tc>
      </w:tr>
      <w:tr w:rsidR="00035C03" w:rsidRPr="00722C7E" w14:paraId="6686F9B8" w14:textId="77777777" w:rsidTr="00CC4C8B">
        <w:trPr>
          <w:trHeight w:val="555"/>
        </w:trPr>
        <w:tc>
          <w:tcPr>
            <w:tcW w:w="129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CCC50" w14:textId="48B60A7C" w:rsidR="00035C03" w:rsidRPr="00035C03" w:rsidRDefault="00035C03" w:rsidP="00035C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35C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*Apply the 7</w:t>
            </w:r>
            <w:r w:rsidR="002E57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035C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parameter</w:t>
            </w:r>
            <w:r w:rsidR="002E57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035C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</w:t>
            </w:r>
            <w:r w:rsidR="001A04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  <w:r w:rsidRPr="00035C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2E57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Eq. 1 for </w:t>
            </w:r>
            <w:r w:rsidRPr="00035C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transform</w:t>
            </w:r>
            <w:r w:rsidR="002E57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ing</w:t>
            </w:r>
            <w:r w:rsidRPr="00035C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ECEF-XYZ coordinates from IGS20 to the corresponding regional reference frame.</w:t>
            </w:r>
          </w:p>
        </w:tc>
      </w:tr>
    </w:tbl>
    <w:p w14:paraId="0DC42000" w14:textId="77777777" w:rsidR="00035C03" w:rsidRDefault="00035C03"/>
    <w:sectPr w:rsidR="00035C03" w:rsidSect="00035C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3FB9" w14:textId="77777777" w:rsidR="00D519F2" w:rsidRDefault="00D519F2" w:rsidP="002E240B">
      <w:pPr>
        <w:spacing w:after="0" w:line="240" w:lineRule="auto"/>
      </w:pPr>
      <w:r>
        <w:separator/>
      </w:r>
    </w:p>
  </w:endnote>
  <w:endnote w:type="continuationSeparator" w:id="0">
    <w:p w14:paraId="1A8F41FC" w14:textId="77777777" w:rsidR="00D519F2" w:rsidRDefault="00D519F2" w:rsidP="002E2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CED09" w14:textId="77777777" w:rsidR="00D519F2" w:rsidRDefault="00D519F2" w:rsidP="002E240B">
      <w:pPr>
        <w:spacing w:after="0" w:line="240" w:lineRule="auto"/>
      </w:pPr>
      <w:r>
        <w:separator/>
      </w:r>
    </w:p>
  </w:footnote>
  <w:footnote w:type="continuationSeparator" w:id="0">
    <w:p w14:paraId="3C824272" w14:textId="77777777" w:rsidR="00D519F2" w:rsidRDefault="00D519F2" w:rsidP="002E240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ng, Guoquan">
    <w15:presenceInfo w15:providerId="AD" w15:userId="S::gwang9@CougarNet.UH.EDU::ff4bb17e-4bb2-455a-bed6-3cc6dcab5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03"/>
    <w:rsid w:val="00035C03"/>
    <w:rsid w:val="001A0438"/>
    <w:rsid w:val="001E7F86"/>
    <w:rsid w:val="002E240B"/>
    <w:rsid w:val="002E57DF"/>
    <w:rsid w:val="00331489"/>
    <w:rsid w:val="00344946"/>
    <w:rsid w:val="003A6C9F"/>
    <w:rsid w:val="0046090F"/>
    <w:rsid w:val="00722C7E"/>
    <w:rsid w:val="00732BA9"/>
    <w:rsid w:val="00810C07"/>
    <w:rsid w:val="008136B9"/>
    <w:rsid w:val="00975E93"/>
    <w:rsid w:val="00B11120"/>
    <w:rsid w:val="00B74E44"/>
    <w:rsid w:val="00C7155A"/>
    <w:rsid w:val="00CC4C8B"/>
    <w:rsid w:val="00D519F2"/>
    <w:rsid w:val="00F0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DC33E"/>
  <w15:chartTrackingRefBased/>
  <w15:docId w15:val="{8AEFEBAF-2EEC-4650-BB02-8D8AE85C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40B"/>
  </w:style>
  <w:style w:type="paragraph" w:styleId="Footer">
    <w:name w:val="footer"/>
    <w:basedOn w:val="Normal"/>
    <w:link w:val="FooterChar"/>
    <w:uiPriority w:val="99"/>
    <w:unhideWhenUsed/>
    <w:rsid w:val="002E2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300</Words>
  <Characters>1361</Characters>
  <Application>Microsoft Office Word</Application>
  <DocSecurity>0</DocSecurity>
  <Lines>31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Guoquan</dc:creator>
  <cp:keywords/>
  <dc:description/>
  <cp:lastModifiedBy>Wang, Guoquan</cp:lastModifiedBy>
  <cp:revision>11</cp:revision>
  <cp:lastPrinted>2025-12-01T01:06:00Z</cp:lastPrinted>
  <dcterms:created xsi:type="dcterms:W3CDTF">2025-11-22T00:07:00Z</dcterms:created>
  <dcterms:modified xsi:type="dcterms:W3CDTF">2026-04-02T17:39:00Z</dcterms:modified>
</cp:coreProperties>
</file>
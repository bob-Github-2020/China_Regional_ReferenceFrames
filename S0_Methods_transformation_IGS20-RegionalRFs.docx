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CD30E" w14:textId="7E5B4738" w:rsidR="002404BC" w:rsidRPr="008D5A6C" w:rsidRDefault="002404BC" w:rsidP="001C47D7">
      <w:pPr>
        <w:spacing w:before="240" w:line="360" w:lineRule="auto"/>
        <w:rPr>
          <w:rFonts w:ascii="Times New Roman" w:hAnsi="Times New Roman" w:cs="Times New Roman"/>
          <w:b/>
          <w:bCs/>
          <w:i/>
          <w:iCs/>
          <w:u w:val="single"/>
        </w:rPr>
      </w:pPr>
      <w:r w:rsidRPr="008D5A6C">
        <w:rPr>
          <w:rFonts w:ascii="Times New Roman" w:hAnsi="Times New Roman" w:cs="Times New Roman"/>
          <w:b/>
          <w:bCs/>
          <w:i/>
          <w:iCs/>
          <w:u w:val="single"/>
        </w:rPr>
        <w:t>Supplement Information:</w:t>
      </w:r>
    </w:p>
    <w:p w14:paraId="596E504D" w14:textId="77777777" w:rsidR="001C47D7" w:rsidRPr="008D5A6C" w:rsidRDefault="001C47D7" w:rsidP="001C47D7">
      <w:pPr>
        <w:spacing w:before="240" w:line="360" w:lineRule="auto"/>
        <w:rPr>
          <w:rFonts w:ascii="Times New Roman" w:hAnsi="Times New Roman" w:cs="Times New Roman"/>
          <w:b/>
          <w:bCs/>
          <w:i/>
          <w:iCs/>
          <w:u w:val="single"/>
        </w:rPr>
      </w:pPr>
    </w:p>
    <w:p w14:paraId="7182BAD3" w14:textId="77777777" w:rsidR="008D5A6C" w:rsidRPr="008D5A6C" w:rsidRDefault="008D5A6C" w:rsidP="001C47D7">
      <w:pPr>
        <w:spacing w:before="240" w:line="360" w:lineRule="auto"/>
        <w:jc w:val="center"/>
        <w:rPr>
          <w:rFonts w:ascii="Times New Roman" w:hAnsi="Times New Roman" w:cs="Times New Roman"/>
          <w:b/>
          <w:bCs/>
          <w:sz w:val="28"/>
          <w:szCs w:val="28"/>
        </w:rPr>
      </w:pPr>
      <w:r w:rsidRPr="008D5A6C">
        <w:rPr>
          <w:rFonts w:ascii="Times New Roman" w:hAnsi="Times New Roman" w:cs="Times New Roman"/>
          <w:b/>
          <w:bCs/>
          <w:sz w:val="28"/>
          <w:szCs w:val="28"/>
        </w:rPr>
        <w:t>Transformation Procedures for Coordinates, Displacements, and Velocities Between Global and Regional Reference Frames</w:t>
      </w:r>
    </w:p>
    <w:p w14:paraId="564FBF04" w14:textId="6EE8BC0A" w:rsidR="002404BC" w:rsidRDefault="002404BC" w:rsidP="001C47D7">
      <w:pPr>
        <w:spacing w:before="240" w:line="360" w:lineRule="auto"/>
        <w:jc w:val="center"/>
        <w:rPr>
          <w:rFonts w:ascii="Times New Roman" w:hAnsi="Times New Roman" w:cs="Times New Roman"/>
        </w:rPr>
      </w:pPr>
      <w:r w:rsidRPr="008D5A6C">
        <w:rPr>
          <w:rFonts w:ascii="Times New Roman" w:hAnsi="Times New Roman" w:cs="Times New Roman"/>
        </w:rPr>
        <w:t>Guoquan Wang, Yan Bao</w:t>
      </w:r>
    </w:p>
    <w:p w14:paraId="003DB0CC" w14:textId="77777777" w:rsidR="008D5A6C" w:rsidRPr="008D5A6C" w:rsidRDefault="008D5A6C" w:rsidP="001C47D7">
      <w:pPr>
        <w:spacing w:before="240" w:line="360" w:lineRule="auto"/>
        <w:jc w:val="center"/>
        <w:rPr>
          <w:rFonts w:ascii="Times New Roman" w:hAnsi="Times New Roman" w:cs="Times New Roman"/>
        </w:rPr>
      </w:pPr>
    </w:p>
    <w:p w14:paraId="74392609" w14:textId="77777777" w:rsidR="001363F4" w:rsidRDefault="00B96CEC" w:rsidP="001C47D7">
      <w:pPr>
        <w:spacing w:before="240" w:line="360" w:lineRule="auto"/>
        <w:rPr>
          <w:rFonts w:ascii="Times New Roman" w:hAnsi="Times New Roman" w:cs="Times New Roman"/>
        </w:rPr>
      </w:pPr>
      <w:r w:rsidRPr="008D5A6C">
        <w:rPr>
          <w:rFonts w:ascii="Times New Roman" w:hAnsi="Times New Roman" w:cs="Times New Roman"/>
        </w:rPr>
        <w:t>In geodesy, the transformation of GNSS position time series between reference frames is primarily achieved through two strategies: (i) a daily 7-parameter approach and (ii) a time-independent 14-parameter approach, both based on the Helmert transformation between ECEF- XYZ coordinates. The daily 7-parameter method calculates a new set of transformation</w:t>
      </w:r>
      <w:r w:rsidR="001363F4">
        <w:rPr>
          <w:rFonts w:ascii="Times New Roman" w:hAnsi="Times New Roman" w:cs="Times New Roman"/>
        </w:rPr>
        <w:t xml:space="preserve"> </w:t>
      </w:r>
      <w:r w:rsidRPr="008D5A6C">
        <w:rPr>
          <w:rFonts w:ascii="Times New Roman" w:hAnsi="Times New Roman" w:cs="Times New Roman"/>
        </w:rPr>
        <w:t xml:space="preserve">parameters (three translations: </w:t>
      </w:r>
      <m:oMath>
        <m:sSub>
          <m:sSubPr>
            <m:ctrlPr>
              <w:ins w:id="0" w:author="Wang, Guoquan" w:date="2026-04-02T12:35:00Z" w16du:dateUtc="2026-04-02T17:35:00Z">
                <w:rPr>
                  <w:rFonts w:ascii="Cambria Math" w:hAnsi="Cambria Math" w:cs="Times New Roman"/>
                  <w:i/>
                </w:rPr>
              </w:ins>
            </m:ctrlPr>
          </m:sSubPr>
          <m:e>
            <m:r>
              <w:rPr>
                <w:rFonts w:ascii="Cambria Math" w:hAnsi="Cambria Math" w:cs="Times New Roman"/>
              </w:rPr>
              <m:t>T</m:t>
            </m:r>
          </m:e>
          <m:sub>
            <m:r>
              <w:rPr>
                <w:rFonts w:ascii="Cambria Math" w:hAnsi="Cambria Math" w:cs="Times New Roman"/>
              </w:rPr>
              <m:t>x</m:t>
            </m:r>
          </m:sub>
        </m:sSub>
      </m:oMath>
      <w:r w:rsidRPr="008D5A6C">
        <w:rPr>
          <w:rFonts w:ascii="Times New Roman" w:hAnsi="Times New Roman" w:cs="Times New Roman"/>
        </w:rPr>
        <w:t xml:space="preserve">, </w:t>
      </w:r>
      <m:oMath>
        <m:sSub>
          <m:sSubPr>
            <m:ctrlPr>
              <w:ins w:id="1" w:author="Wang, Guoquan" w:date="2026-04-02T12:35:00Z" w16du:dateUtc="2026-04-02T17:35:00Z">
                <w:rPr>
                  <w:rFonts w:ascii="Cambria Math" w:hAnsi="Cambria Math" w:cs="Times New Roman"/>
                  <w:i/>
                </w:rPr>
              </w:ins>
            </m:ctrlPr>
          </m:sSubPr>
          <m:e>
            <m:r>
              <w:rPr>
                <w:rFonts w:ascii="Cambria Math" w:hAnsi="Cambria Math" w:cs="Times New Roman"/>
              </w:rPr>
              <m:t>T</m:t>
            </m:r>
          </m:e>
          <m:sub>
            <m:r>
              <w:rPr>
                <w:rFonts w:ascii="Cambria Math" w:hAnsi="Cambria Math" w:cs="Times New Roman"/>
              </w:rPr>
              <m:t>y</m:t>
            </m:r>
          </m:sub>
        </m:sSub>
      </m:oMath>
      <w:r w:rsidRPr="008D5A6C">
        <w:rPr>
          <w:rFonts w:ascii="Times New Roman" w:hAnsi="Times New Roman" w:cs="Times New Roman"/>
        </w:rPr>
        <w:t xml:space="preserve">, </w:t>
      </w:r>
      <m:oMath>
        <m:sSub>
          <m:sSubPr>
            <m:ctrlPr>
              <w:ins w:id="2" w:author="Wang, Guoquan" w:date="2026-04-02T12:35:00Z" w16du:dateUtc="2026-04-02T17:35:00Z">
                <w:rPr>
                  <w:rFonts w:ascii="Cambria Math" w:hAnsi="Cambria Math" w:cs="Times New Roman"/>
                  <w:i/>
                </w:rPr>
              </w:ins>
            </m:ctrlPr>
          </m:sSubPr>
          <m:e>
            <m:r>
              <w:rPr>
                <w:rFonts w:ascii="Cambria Math" w:hAnsi="Cambria Math" w:cs="Times New Roman"/>
              </w:rPr>
              <m:t>T</m:t>
            </m:r>
          </m:e>
          <m:sub>
            <m:r>
              <w:rPr>
                <w:rFonts w:ascii="Cambria Math" w:hAnsi="Cambria Math" w:cs="Times New Roman"/>
              </w:rPr>
              <m:t>z</m:t>
            </m:r>
          </m:sub>
        </m:sSub>
      </m:oMath>
      <w:r w:rsidRPr="008D5A6C">
        <w:rPr>
          <w:rFonts w:ascii="Times New Roman" w:hAnsi="Times New Roman" w:cs="Times New Roman"/>
        </w:rPr>
        <w:t xml:space="preserve">; three rotations: </w:t>
      </w:r>
      <m:oMath>
        <m:sSub>
          <m:sSubPr>
            <m:ctrlPr>
              <w:ins w:id="3" w:author="Wang, Guoquan" w:date="2026-04-02T12:35:00Z" w16du:dateUtc="2026-04-02T17:35:00Z">
                <w:rPr>
                  <w:rFonts w:ascii="Cambria Math" w:hAnsi="Cambria Math" w:cs="Times New Roman"/>
                  <w:i/>
                </w:rPr>
              </w:ins>
            </m:ctrlPr>
          </m:sSubPr>
          <m:e>
            <m:r>
              <w:rPr>
                <w:rFonts w:ascii="Cambria Math" w:hAnsi="Cambria Math" w:cs="Times New Roman"/>
              </w:rPr>
              <m:t>R</m:t>
            </m:r>
          </m:e>
          <m:sub>
            <m:r>
              <w:rPr>
                <w:rFonts w:ascii="Cambria Math" w:hAnsi="Cambria Math" w:cs="Times New Roman"/>
              </w:rPr>
              <m:t>x</m:t>
            </m:r>
          </m:sub>
        </m:sSub>
      </m:oMath>
      <w:r w:rsidRPr="008D5A6C">
        <w:rPr>
          <w:rFonts w:ascii="Times New Roman" w:hAnsi="Times New Roman" w:cs="Times New Roman"/>
        </w:rPr>
        <w:t>,</w:t>
      </w:r>
      <w:r w:rsidRPr="008D5A6C">
        <w:rPr>
          <w:rFonts w:ascii="Times New Roman" w:hAnsi="Times New Roman" w:cs="Times New Roman"/>
          <w:i/>
        </w:rPr>
        <w:t xml:space="preserve"> </w:t>
      </w:r>
      <m:oMath>
        <m:sSub>
          <m:sSubPr>
            <m:ctrlPr>
              <w:ins w:id="4" w:author="Wang, Guoquan" w:date="2026-04-02T12:35:00Z" w16du:dateUtc="2026-04-02T17:35:00Z">
                <w:rPr>
                  <w:rFonts w:ascii="Cambria Math" w:hAnsi="Cambria Math" w:cs="Times New Roman"/>
                  <w:i/>
                </w:rPr>
              </w:ins>
            </m:ctrlPr>
          </m:sSubPr>
          <m:e>
            <m:r>
              <w:rPr>
                <w:rFonts w:ascii="Cambria Math" w:hAnsi="Cambria Math" w:cs="Times New Roman"/>
              </w:rPr>
              <m:t>R</m:t>
            </m:r>
          </m:e>
          <m:sub>
            <m:r>
              <w:rPr>
                <w:rFonts w:ascii="Cambria Math" w:hAnsi="Cambria Math" w:cs="Times New Roman"/>
              </w:rPr>
              <m:t>y</m:t>
            </m:r>
          </m:sub>
        </m:sSub>
      </m:oMath>
      <w:r w:rsidRPr="008D5A6C">
        <w:rPr>
          <w:rFonts w:ascii="Times New Roman" w:hAnsi="Times New Roman" w:cs="Times New Roman"/>
        </w:rPr>
        <w:t>,</w:t>
      </w:r>
      <w:r w:rsidRPr="008D5A6C">
        <w:rPr>
          <w:rFonts w:ascii="Times New Roman" w:hAnsi="Times New Roman" w:cs="Times New Roman"/>
          <w:i/>
        </w:rPr>
        <w:t xml:space="preserve"> </w:t>
      </w:r>
      <m:oMath>
        <m:sSub>
          <m:sSubPr>
            <m:ctrlPr>
              <w:ins w:id="5" w:author="Wang, Guoquan" w:date="2026-04-02T12:35:00Z" w16du:dateUtc="2026-04-02T17:35:00Z">
                <w:rPr>
                  <w:rFonts w:ascii="Cambria Math" w:hAnsi="Cambria Math" w:cs="Times New Roman"/>
                  <w:i/>
                </w:rPr>
              </w:ins>
            </m:ctrlPr>
          </m:sSubPr>
          <m:e>
            <m:r>
              <w:rPr>
                <w:rFonts w:ascii="Cambria Math" w:hAnsi="Cambria Math" w:cs="Times New Roman"/>
              </w:rPr>
              <m:t>R</m:t>
            </m:r>
          </m:e>
          <m:sub>
            <m:r>
              <w:rPr>
                <w:rFonts w:ascii="Cambria Math" w:hAnsi="Cambria Math" w:cs="Times New Roman"/>
              </w:rPr>
              <m:t>z</m:t>
            </m:r>
          </m:sub>
        </m:sSub>
      </m:oMath>
      <w:r w:rsidRPr="008D5A6C">
        <w:rPr>
          <w:rFonts w:ascii="Times New Roman" w:hAnsi="Times New Roman" w:cs="Times New Roman"/>
        </w:rPr>
        <w:t>;</w:t>
      </w:r>
      <w:r w:rsidR="001363F4">
        <w:rPr>
          <w:rFonts w:ascii="Times New Roman" w:hAnsi="Times New Roman" w:cs="Times New Roman"/>
        </w:rPr>
        <w:t xml:space="preserve"> </w:t>
      </w:r>
      <w:r w:rsidRPr="008D5A6C">
        <w:rPr>
          <w:rFonts w:ascii="Times New Roman" w:hAnsi="Times New Roman" w:cs="Times New Roman"/>
        </w:rPr>
        <w:t xml:space="preserve">one scale factor </w:t>
      </w:r>
      <m:oMath>
        <m:r>
          <w:rPr>
            <w:rFonts w:ascii="Cambria Math" w:hAnsi="Cambria Math" w:cs="Times New Roman"/>
          </w:rPr>
          <m:t>s</m:t>
        </m:r>
      </m:oMath>
      <w:r w:rsidRPr="008D5A6C">
        <w:rPr>
          <w:rFonts w:ascii="Times New Roman" w:hAnsi="Times New Roman" w:cs="Times New Roman"/>
        </w:rPr>
        <w:t>)</w:t>
      </w:r>
      <w:r w:rsidR="001363F4">
        <w:rPr>
          <w:rFonts w:ascii="Times New Roman" w:hAnsi="Times New Roman" w:cs="Times New Roman"/>
        </w:rPr>
        <w:t xml:space="preserve"> </w:t>
      </w:r>
      <w:r w:rsidRPr="008D5A6C">
        <w:rPr>
          <w:rFonts w:ascii="Times New Roman" w:hAnsi="Times New Roman" w:cs="Times New Roman"/>
        </w:rPr>
        <w:t xml:space="preserve">for each daily solution. While rigorous, this method is often cumbersome for end-users in applied fields who require a straightforward, long-term stable reference frame without the overhead of daily parameter management. To address this, the geodetic community employs a time-independent 14-parameter transformation method, which comprises the seven standard Helmert parameters at a specific epoch and their constant rates of change over time, including </w:t>
      </w:r>
      <m:oMath>
        <m:sSub>
          <m:sSubPr>
            <m:ctrlPr>
              <w:ins w:id="6" w:author="Wang, Guoquan" w:date="2026-04-02T12:35:00Z" w16du:dateUtc="2026-04-02T17:35:00Z">
                <w:rPr>
                  <w:rFonts w:ascii="Cambria Math" w:hAnsi="Cambria Math" w:cs="Times New Roman"/>
                  <w:i/>
                </w:rPr>
              </w:ins>
            </m:ctrlPr>
          </m:sSubPr>
          <m:e>
            <m:r>
              <w:rPr>
                <w:rFonts w:ascii="Cambria Math" w:hAnsi="Cambria Math" w:cs="Times New Roman"/>
              </w:rPr>
              <m:t>T</m:t>
            </m:r>
          </m:e>
          <m:sub>
            <m:r>
              <w:rPr>
                <w:rFonts w:ascii="Cambria Math" w:hAnsi="Cambria Math" w:cs="Times New Roman"/>
              </w:rPr>
              <m:t>x</m:t>
            </m:r>
          </m:sub>
        </m:sSub>
      </m:oMath>
      <w:r w:rsidRPr="008D5A6C">
        <w:rPr>
          <w:rFonts w:ascii="Times New Roman" w:hAnsi="Times New Roman" w:cs="Times New Roman"/>
        </w:rPr>
        <w:t xml:space="preserve">, </w:t>
      </w:r>
      <m:oMath>
        <m:sSub>
          <m:sSubPr>
            <m:ctrlPr>
              <w:ins w:id="7" w:author="Wang, Guoquan" w:date="2026-04-02T12:35:00Z" w16du:dateUtc="2026-04-02T17:35:00Z">
                <w:rPr>
                  <w:rFonts w:ascii="Cambria Math" w:hAnsi="Cambria Math" w:cs="Times New Roman"/>
                  <w:i/>
                </w:rPr>
              </w:ins>
            </m:ctrlPr>
          </m:sSubPr>
          <m:e>
            <m:r>
              <w:rPr>
                <w:rFonts w:ascii="Cambria Math" w:hAnsi="Cambria Math" w:cs="Times New Roman"/>
              </w:rPr>
              <m:t>T</m:t>
            </m:r>
          </m:e>
          <m:sub>
            <m:r>
              <w:rPr>
                <w:rFonts w:ascii="Cambria Math" w:hAnsi="Cambria Math" w:cs="Times New Roman"/>
              </w:rPr>
              <m:t>y</m:t>
            </m:r>
          </m:sub>
        </m:sSub>
      </m:oMath>
      <w:r w:rsidRPr="008D5A6C">
        <w:rPr>
          <w:rFonts w:ascii="Times New Roman" w:hAnsi="Times New Roman" w:cs="Times New Roman"/>
        </w:rPr>
        <w:t xml:space="preserve">, </w:t>
      </w:r>
      <m:oMath>
        <m:sSub>
          <m:sSubPr>
            <m:ctrlPr>
              <w:ins w:id="8" w:author="Wang, Guoquan" w:date="2026-04-02T12:35:00Z" w16du:dateUtc="2026-04-02T17:35:00Z">
                <w:rPr>
                  <w:rFonts w:ascii="Cambria Math" w:hAnsi="Cambria Math" w:cs="Times New Roman"/>
                  <w:i/>
                </w:rPr>
              </w:ins>
            </m:ctrlPr>
          </m:sSubPr>
          <m:e>
            <m:r>
              <w:rPr>
                <w:rFonts w:ascii="Cambria Math" w:hAnsi="Cambria Math" w:cs="Times New Roman"/>
              </w:rPr>
              <m:t>T</m:t>
            </m:r>
          </m:e>
          <m:sub>
            <m:r>
              <w:rPr>
                <w:rFonts w:ascii="Cambria Math" w:hAnsi="Cambria Math" w:cs="Times New Roman"/>
              </w:rPr>
              <m:t>z</m:t>
            </m:r>
          </m:sub>
        </m:sSub>
      </m:oMath>
      <w:r w:rsidRPr="008D5A6C">
        <w:rPr>
          <w:rFonts w:ascii="Times New Roman" w:hAnsi="Times New Roman" w:cs="Times New Roman"/>
        </w:rPr>
        <w:t xml:space="preserve">, </w:t>
      </w:r>
      <m:oMath>
        <m:sSub>
          <m:sSubPr>
            <m:ctrlPr>
              <w:ins w:id="9" w:author="Wang, Guoquan" w:date="2026-04-02T12:35:00Z" w16du:dateUtc="2026-04-02T17:35:00Z">
                <w:rPr>
                  <w:rFonts w:ascii="Cambria Math" w:hAnsi="Cambria Math" w:cs="Times New Roman"/>
                  <w:i/>
                </w:rPr>
              </w:ins>
            </m:ctrlPr>
          </m:sSubPr>
          <m:e>
            <m:r>
              <w:rPr>
                <w:rFonts w:ascii="Cambria Math" w:hAnsi="Cambria Math" w:cs="Times New Roman"/>
              </w:rPr>
              <m:t>R</m:t>
            </m:r>
          </m:e>
          <m:sub>
            <m:r>
              <w:rPr>
                <w:rFonts w:ascii="Cambria Math" w:hAnsi="Cambria Math" w:cs="Times New Roman"/>
              </w:rPr>
              <m:t>x</m:t>
            </m:r>
          </m:sub>
        </m:sSub>
      </m:oMath>
      <w:r w:rsidRPr="008D5A6C">
        <w:rPr>
          <w:rFonts w:ascii="Times New Roman" w:hAnsi="Times New Roman" w:cs="Times New Roman"/>
        </w:rPr>
        <w:t>,</w:t>
      </w:r>
      <w:r w:rsidRPr="008D5A6C">
        <w:rPr>
          <w:rFonts w:ascii="Times New Roman" w:hAnsi="Times New Roman" w:cs="Times New Roman"/>
          <w:i/>
        </w:rPr>
        <w:t xml:space="preserve"> </w:t>
      </w:r>
      <m:oMath>
        <m:sSub>
          <m:sSubPr>
            <m:ctrlPr>
              <w:ins w:id="10" w:author="Wang, Guoquan" w:date="2026-04-02T12:35:00Z" w16du:dateUtc="2026-04-02T17:35:00Z">
                <w:rPr>
                  <w:rFonts w:ascii="Cambria Math" w:hAnsi="Cambria Math" w:cs="Times New Roman"/>
                  <w:i/>
                </w:rPr>
              </w:ins>
            </m:ctrlPr>
          </m:sSubPr>
          <m:e>
            <m:r>
              <w:rPr>
                <w:rFonts w:ascii="Cambria Math" w:hAnsi="Cambria Math" w:cs="Times New Roman"/>
              </w:rPr>
              <m:t>R</m:t>
            </m:r>
          </m:e>
          <m:sub>
            <m:r>
              <w:rPr>
                <w:rFonts w:ascii="Cambria Math" w:hAnsi="Cambria Math" w:cs="Times New Roman"/>
              </w:rPr>
              <m:t>y</m:t>
            </m:r>
          </m:sub>
        </m:sSub>
      </m:oMath>
      <w:r w:rsidRPr="008D5A6C">
        <w:rPr>
          <w:rFonts w:ascii="Times New Roman" w:hAnsi="Times New Roman" w:cs="Times New Roman"/>
        </w:rPr>
        <w:t>,</w:t>
      </w:r>
      <w:r w:rsidRPr="008D5A6C">
        <w:rPr>
          <w:rFonts w:ascii="Times New Roman" w:hAnsi="Times New Roman" w:cs="Times New Roman"/>
          <w:i/>
        </w:rPr>
        <w:t xml:space="preserve"> </w:t>
      </w:r>
      <m:oMath>
        <m:sSub>
          <m:sSubPr>
            <m:ctrlPr>
              <w:ins w:id="11" w:author="Wang, Guoquan" w:date="2026-04-02T12:35:00Z" w16du:dateUtc="2026-04-02T17:35:00Z">
                <w:rPr>
                  <w:rFonts w:ascii="Cambria Math" w:hAnsi="Cambria Math" w:cs="Times New Roman"/>
                  <w:i/>
                </w:rPr>
              </w:ins>
            </m:ctrlPr>
          </m:sSubPr>
          <m:e>
            <m:r>
              <w:rPr>
                <w:rFonts w:ascii="Cambria Math" w:hAnsi="Cambria Math" w:cs="Times New Roman"/>
              </w:rPr>
              <m:t>R</m:t>
            </m:r>
          </m:e>
          <m:sub>
            <m:r>
              <w:rPr>
                <w:rFonts w:ascii="Cambria Math" w:hAnsi="Cambria Math" w:cs="Times New Roman"/>
              </w:rPr>
              <m:t>z</m:t>
            </m:r>
          </m:sub>
        </m:sSub>
      </m:oMath>
      <w:r w:rsidRPr="008D5A6C">
        <w:rPr>
          <w:rFonts w:ascii="Times New Roman" w:hAnsi="Times New Roman" w:cs="Times New Roman"/>
          <w:i/>
        </w:rPr>
        <w:t xml:space="preserve">, </w:t>
      </w:r>
      <m:oMath>
        <m:r>
          <w:rPr>
            <w:rFonts w:ascii="Cambria Math" w:hAnsi="Cambria Math" w:cs="Times New Roman"/>
          </w:rPr>
          <m:t>s</m:t>
        </m:r>
      </m:oMath>
      <w:r w:rsidRPr="008D5A6C">
        <w:rPr>
          <w:rFonts w:ascii="Times New Roman" w:hAnsi="Times New Roman" w:cs="Times New Roman"/>
          <w:i/>
        </w:rPr>
        <w:t xml:space="preserve"> and </w:t>
      </w:r>
      <w:r w:rsidRPr="008D5A6C">
        <w:rPr>
          <w:rFonts w:ascii="Times New Roman" w:hAnsi="Times New Roman" w:cs="Times New Roman"/>
          <w:iCs/>
        </w:rPr>
        <w:t>their</w:t>
      </w:r>
      <w:r w:rsidRPr="008D5A6C">
        <w:rPr>
          <w:rFonts w:ascii="Times New Roman" w:hAnsi="Times New Roman" w:cs="Times New Roman"/>
          <w:i/>
        </w:rPr>
        <w:t xml:space="preserve"> </w:t>
      </w:r>
      <w:r w:rsidRPr="008D5A6C">
        <w:rPr>
          <w:rFonts w:ascii="Times New Roman" w:hAnsi="Times New Roman" w:cs="Times New Roman"/>
        </w:rPr>
        <w:t xml:space="preserve">rates </w:t>
      </w:r>
      <m:oMath>
        <m:sSubSup>
          <m:sSubSupPr>
            <m:ctrlPr>
              <w:ins w:id="12" w:author="Wang, Guoquan" w:date="2026-04-02T12:35:00Z" w16du:dateUtc="2026-04-02T17:35:00Z">
                <w:rPr>
                  <w:rFonts w:ascii="Cambria Math" w:hAnsi="Cambria Math" w:cs="Times New Roman"/>
                </w:rPr>
              </w:ins>
            </m:ctrlPr>
          </m:sSubSupPr>
          <m:e>
            <m:r>
              <w:rPr>
                <w:rFonts w:ascii="Cambria Math" w:hAnsi="Cambria Math" w:cs="Times New Roman"/>
              </w:rPr>
              <m:t>T</m:t>
            </m:r>
          </m:e>
          <m:sub>
            <m:r>
              <w:rPr>
                <w:rFonts w:ascii="Cambria Math" w:hAnsi="Cambria Math" w:cs="Times New Roman"/>
              </w:rPr>
              <m:t>x</m:t>
            </m:r>
          </m:sub>
          <m:sup>
            <m:r>
              <m:rPr>
                <m:sty m:val="p"/>
              </m:rPr>
              <w:rPr>
                <w:rFonts w:ascii="Cambria Math" w:hAnsi="Cambria Math" w:cs="Times New Roman"/>
              </w:rPr>
              <m:t>'</m:t>
            </m:r>
          </m:sup>
        </m:sSubSup>
      </m:oMath>
      <w:r w:rsidRPr="008D5A6C">
        <w:rPr>
          <w:rFonts w:ascii="Times New Roman" w:hAnsi="Times New Roman" w:cs="Times New Roman"/>
        </w:rPr>
        <w:t xml:space="preserve">, </w:t>
      </w:r>
      <m:oMath>
        <m:sSubSup>
          <m:sSubSupPr>
            <m:ctrlPr>
              <w:ins w:id="13" w:author="Wang, Guoquan" w:date="2026-04-02T12:35:00Z" w16du:dateUtc="2026-04-02T17:35:00Z">
                <w:rPr>
                  <w:rFonts w:ascii="Cambria Math" w:hAnsi="Cambria Math" w:cs="Times New Roman"/>
                </w:rPr>
              </w:ins>
            </m:ctrlPr>
          </m:sSubSupPr>
          <m:e>
            <m:r>
              <w:rPr>
                <w:rFonts w:ascii="Cambria Math" w:hAnsi="Cambria Math" w:cs="Times New Roman"/>
              </w:rPr>
              <m:t>T</m:t>
            </m:r>
          </m:e>
          <m:sub>
            <m:r>
              <w:rPr>
                <w:rFonts w:ascii="Cambria Math" w:hAnsi="Cambria Math" w:cs="Times New Roman"/>
              </w:rPr>
              <m:t>y</m:t>
            </m:r>
          </m:sub>
          <m:sup>
            <m:r>
              <m:rPr>
                <m:sty m:val="p"/>
              </m:rPr>
              <w:rPr>
                <w:rFonts w:ascii="Cambria Math" w:hAnsi="Cambria Math" w:cs="Times New Roman"/>
              </w:rPr>
              <m:t>'</m:t>
            </m:r>
          </m:sup>
        </m:sSubSup>
      </m:oMath>
      <w:r w:rsidRPr="008D5A6C">
        <w:rPr>
          <w:rFonts w:ascii="Times New Roman" w:hAnsi="Times New Roman" w:cs="Times New Roman"/>
        </w:rPr>
        <w:t xml:space="preserve">, </w:t>
      </w:r>
      <m:oMath>
        <m:sSubSup>
          <m:sSubSupPr>
            <m:ctrlPr>
              <w:ins w:id="14" w:author="Wang, Guoquan" w:date="2026-04-02T12:35:00Z" w16du:dateUtc="2026-04-02T17:35:00Z">
                <w:rPr>
                  <w:rFonts w:ascii="Cambria Math" w:hAnsi="Cambria Math" w:cs="Times New Roman"/>
                </w:rPr>
              </w:ins>
            </m:ctrlPr>
          </m:sSubSupPr>
          <m:e>
            <m:r>
              <w:rPr>
                <w:rFonts w:ascii="Cambria Math" w:hAnsi="Cambria Math" w:cs="Times New Roman"/>
              </w:rPr>
              <m:t>T</m:t>
            </m:r>
          </m:e>
          <m:sub>
            <m:r>
              <w:rPr>
                <w:rFonts w:ascii="Cambria Math" w:hAnsi="Cambria Math" w:cs="Times New Roman"/>
              </w:rPr>
              <m:t>z</m:t>
            </m:r>
          </m:sub>
          <m:sup>
            <m:r>
              <m:rPr>
                <m:sty m:val="p"/>
              </m:rPr>
              <w:rPr>
                <w:rFonts w:ascii="Cambria Math" w:hAnsi="Cambria Math" w:cs="Times New Roman"/>
              </w:rPr>
              <m:t>'</m:t>
            </m:r>
          </m:sup>
        </m:sSubSup>
      </m:oMath>
      <w:r w:rsidRPr="008D5A6C">
        <w:rPr>
          <w:rFonts w:ascii="Times New Roman" w:hAnsi="Times New Roman" w:cs="Times New Roman"/>
        </w:rPr>
        <w:t xml:space="preserve">, </w:t>
      </w:r>
      <m:oMath>
        <m:sSubSup>
          <m:sSubSupPr>
            <m:ctrlPr>
              <w:ins w:id="15" w:author="Wang, Guoquan" w:date="2026-04-02T12:35:00Z" w16du:dateUtc="2026-04-02T17:35:00Z">
                <w:rPr>
                  <w:rFonts w:ascii="Cambria Math" w:hAnsi="Cambria Math" w:cs="Times New Roman"/>
                </w:rPr>
              </w:ins>
            </m:ctrlPr>
          </m:sSubSupPr>
          <m:e>
            <m:r>
              <w:rPr>
                <w:rFonts w:ascii="Cambria Math" w:hAnsi="Cambria Math" w:cs="Times New Roman"/>
              </w:rPr>
              <m:t>R</m:t>
            </m:r>
          </m:e>
          <m:sub>
            <m:r>
              <w:rPr>
                <w:rFonts w:ascii="Cambria Math" w:hAnsi="Cambria Math" w:cs="Times New Roman"/>
              </w:rPr>
              <m:t>x</m:t>
            </m:r>
          </m:sub>
          <m:sup>
            <m:r>
              <m:rPr>
                <m:sty m:val="p"/>
              </m:rPr>
              <w:rPr>
                <w:rFonts w:ascii="Cambria Math" w:hAnsi="Cambria Math" w:cs="Times New Roman"/>
              </w:rPr>
              <m:t>'</m:t>
            </m:r>
          </m:sup>
        </m:sSubSup>
      </m:oMath>
      <w:r w:rsidRPr="008D5A6C">
        <w:rPr>
          <w:rFonts w:ascii="Times New Roman" w:hAnsi="Times New Roman" w:cs="Times New Roman"/>
        </w:rPr>
        <w:t xml:space="preserve">, </w:t>
      </w:r>
      <m:oMath>
        <m:sSubSup>
          <m:sSubSupPr>
            <m:ctrlPr>
              <w:ins w:id="16" w:author="Wang, Guoquan" w:date="2026-04-02T12:35:00Z" w16du:dateUtc="2026-04-02T17:35:00Z">
                <w:rPr>
                  <w:rFonts w:ascii="Cambria Math" w:hAnsi="Cambria Math" w:cs="Times New Roman"/>
                </w:rPr>
              </w:ins>
            </m:ctrlPr>
          </m:sSubSupPr>
          <m:e>
            <m:r>
              <w:rPr>
                <w:rFonts w:ascii="Cambria Math" w:hAnsi="Cambria Math" w:cs="Times New Roman"/>
              </w:rPr>
              <m:t>R</m:t>
            </m:r>
          </m:e>
          <m:sub>
            <m:r>
              <w:rPr>
                <w:rFonts w:ascii="Cambria Math" w:hAnsi="Cambria Math" w:cs="Times New Roman"/>
              </w:rPr>
              <m:t>y</m:t>
            </m:r>
          </m:sub>
          <m:sup>
            <m:r>
              <m:rPr>
                <m:sty m:val="p"/>
              </m:rPr>
              <w:rPr>
                <w:rFonts w:ascii="Cambria Math" w:hAnsi="Cambria Math" w:cs="Times New Roman"/>
              </w:rPr>
              <m:t>'</m:t>
            </m:r>
          </m:sup>
        </m:sSubSup>
      </m:oMath>
      <w:r w:rsidRPr="008D5A6C">
        <w:rPr>
          <w:rFonts w:ascii="Times New Roman" w:hAnsi="Times New Roman" w:cs="Times New Roman"/>
        </w:rPr>
        <w:t xml:space="preserve">, </w:t>
      </w:r>
      <m:oMath>
        <m:sSubSup>
          <m:sSubSupPr>
            <m:ctrlPr>
              <w:ins w:id="17" w:author="Wang, Guoquan" w:date="2026-04-02T12:35:00Z" w16du:dateUtc="2026-04-02T17:35:00Z">
                <w:rPr>
                  <w:rFonts w:ascii="Cambria Math" w:hAnsi="Cambria Math" w:cs="Times New Roman"/>
                </w:rPr>
              </w:ins>
            </m:ctrlPr>
          </m:sSubSupPr>
          <m:e>
            <m:r>
              <w:rPr>
                <w:rFonts w:ascii="Cambria Math" w:hAnsi="Cambria Math" w:cs="Times New Roman"/>
              </w:rPr>
              <m:t>R</m:t>
            </m:r>
          </m:e>
          <m:sub>
            <m:r>
              <w:rPr>
                <w:rFonts w:ascii="Cambria Math" w:hAnsi="Cambria Math" w:cs="Times New Roman"/>
              </w:rPr>
              <m:t>z</m:t>
            </m:r>
          </m:sub>
          <m:sup>
            <m:r>
              <m:rPr>
                <m:sty m:val="p"/>
              </m:rPr>
              <w:rPr>
                <w:rFonts w:ascii="Cambria Math" w:hAnsi="Cambria Math" w:cs="Times New Roman"/>
              </w:rPr>
              <m:t>'</m:t>
            </m:r>
          </m:sup>
        </m:sSubSup>
      </m:oMath>
      <w:r w:rsidRPr="008D5A6C">
        <w:rPr>
          <w:rFonts w:ascii="Times New Roman" w:hAnsi="Times New Roman" w:cs="Times New Roman"/>
        </w:rPr>
        <w:t xml:space="preserve">, </w:t>
      </w:r>
      <m:oMath>
        <m:sSup>
          <m:sSupPr>
            <m:ctrlPr>
              <w:ins w:id="18" w:author="Wang, Guoquan" w:date="2026-04-02T12:35:00Z" w16du:dateUtc="2026-04-02T17:35:00Z">
                <w:rPr>
                  <w:rFonts w:ascii="Cambria Math" w:hAnsi="Cambria Math" w:cs="Times New Roman"/>
                  <w:i/>
                </w:rPr>
              </w:ins>
            </m:ctrlPr>
          </m:sSupPr>
          <m:e>
            <m:r>
              <w:rPr>
                <w:rFonts w:ascii="Cambria Math" w:hAnsi="Cambria Math" w:cs="Times New Roman"/>
              </w:rPr>
              <m:t>s</m:t>
            </m:r>
          </m:e>
          <m:sup>
            <m:r>
              <w:rPr>
                <w:rFonts w:ascii="Cambria Math" w:hAnsi="Cambria Math" w:cs="Times New Roman"/>
              </w:rPr>
              <m:t>'</m:t>
            </m:r>
          </m:sup>
        </m:sSup>
      </m:oMath>
      <w:r w:rsidR="001363F4">
        <w:rPr>
          <w:rFonts w:ascii="Times New Roman" w:hAnsi="Times New Roman" w:cs="Times New Roman"/>
        </w:rPr>
        <w:t>.</w:t>
      </w:r>
    </w:p>
    <w:p w14:paraId="237E32E9" w14:textId="0A6F8B21" w:rsidR="00B96CEC" w:rsidRPr="008D5A6C" w:rsidRDefault="00B96CEC" w:rsidP="001C47D7">
      <w:pPr>
        <w:spacing w:before="240" w:line="360" w:lineRule="auto"/>
        <w:rPr>
          <w:rFonts w:ascii="Times New Roman" w:hAnsi="Times New Roman" w:cs="Times New Roman"/>
        </w:rPr>
      </w:pPr>
      <w:r w:rsidRPr="008D5A6C">
        <w:rPr>
          <w:rFonts w:ascii="Times New Roman" w:hAnsi="Times New Roman" w:cs="Times New Roman"/>
        </w:rPr>
        <w:t xml:space="preserve">The 14-parameter method </w:t>
      </w:r>
      <w:proofErr w:type="gramStart"/>
      <w:r w:rsidRPr="008D5A6C">
        <w:rPr>
          <w:rFonts w:ascii="Times New Roman" w:hAnsi="Times New Roman" w:cs="Times New Roman"/>
        </w:rPr>
        <w:t>is based on the assumption</w:t>
      </w:r>
      <w:proofErr w:type="gramEnd"/>
      <w:r w:rsidRPr="008D5A6C">
        <w:rPr>
          <w:rFonts w:ascii="Times New Roman" w:hAnsi="Times New Roman" w:cs="Times New Roman"/>
        </w:rPr>
        <w:t xml:space="preserve"> of the linearity of the tectonic plate moment, in turn the linear changes of these 7 parameters over time. Over the past decade, the 14-parameter Helmert model has been further simplified to a “one-set 7-parameter” formulation that aligns two reference frames at a chosen epoch </w:t>
      </w:r>
      <m:oMath>
        <m:sSub>
          <m:sSubPr>
            <m:ctrlPr>
              <w:ins w:id="19" w:author="Wang, Guoquan" w:date="2026-04-02T12:35:00Z" w16du:dateUtc="2026-04-02T17:35:00Z">
                <w:rPr>
                  <w:rFonts w:ascii="Cambria Math" w:hAnsi="Cambria Math" w:cs="Times New Roman"/>
                  <w:i/>
                </w:rPr>
              </w:ins>
            </m:ctrlPr>
          </m:sSubPr>
          <m:e>
            <m:r>
              <w:rPr>
                <w:rFonts w:ascii="Cambria Math" w:hAnsi="Cambria Math" w:cs="Times New Roman"/>
              </w:rPr>
              <m:t>t</m:t>
            </m:r>
          </m:e>
          <m:sub>
            <m:r>
              <w:rPr>
                <w:rFonts w:ascii="Cambria Math" w:hAnsi="Cambria Math" w:cs="Times New Roman"/>
              </w:rPr>
              <m:t>0</m:t>
            </m:r>
          </m:sub>
        </m:sSub>
      </m:oMath>
      <w:r w:rsidRPr="008D5A6C">
        <w:rPr>
          <w:rFonts w:ascii="Times New Roman" w:hAnsi="Times New Roman" w:cs="Times New Roman"/>
        </w:rPr>
        <w:t xml:space="preserve"> (Wang et al., 2013). Specifically, we impose that at </w:t>
      </w:r>
      <m:oMath>
        <m:sSub>
          <m:sSubPr>
            <m:ctrlPr>
              <w:ins w:id="20" w:author="Wang, Guoquan" w:date="2026-04-02T12:35:00Z" w16du:dateUtc="2026-04-02T17:35:00Z">
                <w:rPr>
                  <w:rFonts w:ascii="Cambria Math" w:hAnsi="Cambria Math" w:cs="Times New Roman"/>
                  <w:i/>
                </w:rPr>
              </w:ins>
            </m:ctrlPr>
          </m:sSubPr>
          <m:e>
            <m:r>
              <w:rPr>
                <w:rFonts w:ascii="Cambria Math" w:hAnsi="Cambria Math" w:cs="Times New Roman"/>
              </w:rPr>
              <m:t>t</m:t>
            </m:r>
          </m:e>
          <m:sub>
            <m:r>
              <w:rPr>
                <w:rFonts w:ascii="Cambria Math" w:hAnsi="Cambria Math" w:cs="Times New Roman"/>
              </w:rPr>
              <m:t>0</m:t>
            </m:r>
          </m:sub>
        </m:sSub>
      </m:oMath>
      <w:r w:rsidRPr="008D5A6C">
        <w:rPr>
          <w:rFonts w:ascii="Times New Roman" w:hAnsi="Times New Roman" w:cs="Times New Roman"/>
        </w:rPr>
        <w:t xml:space="preserve"> all sites have identical XYZ coordinates in the global and regional frames, so these 7 instantaneous Helmert parameters at </w:t>
      </w:r>
      <m:oMath>
        <m:sSub>
          <m:sSubPr>
            <m:ctrlPr>
              <w:ins w:id="21" w:author="Wang, Guoquan" w:date="2026-04-02T12:35:00Z" w16du:dateUtc="2026-04-02T17:35:00Z">
                <w:rPr>
                  <w:rFonts w:ascii="Cambria Math" w:hAnsi="Cambria Math" w:cs="Times New Roman"/>
                  <w:i/>
                </w:rPr>
              </w:ins>
            </m:ctrlPr>
          </m:sSubPr>
          <m:e>
            <m:r>
              <w:rPr>
                <w:rFonts w:ascii="Cambria Math" w:hAnsi="Cambria Math" w:cs="Times New Roman"/>
              </w:rPr>
              <m:t>t</m:t>
            </m:r>
          </m:e>
          <m:sub>
            <m:r>
              <w:rPr>
                <w:rFonts w:ascii="Cambria Math" w:hAnsi="Cambria Math" w:cs="Times New Roman"/>
              </w:rPr>
              <m:t>0</m:t>
            </m:r>
          </m:sub>
        </m:sSub>
      </m:oMath>
      <w:r w:rsidRPr="008D5A6C">
        <w:rPr>
          <w:rFonts w:ascii="Times New Roman" w:hAnsi="Times New Roman" w:cs="Times New Roman"/>
        </w:rPr>
        <w:t xml:space="preserve"> are zero. </w:t>
      </w:r>
      <m:oMath>
        <m:sSub>
          <m:sSubPr>
            <m:ctrlPr>
              <w:ins w:id="22" w:author="Wang, Guoquan" w:date="2026-04-02T12:35:00Z" w16du:dateUtc="2026-04-02T17:35:00Z">
                <w:rPr>
                  <w:rFonts w:ascii="Cambria Math" w:hAnsi="Cambria Math" w:cs="Times New Roman"/>
                  <w:i/>
                </w:rPr>
              </w:ins>
            </m:ctrlPr>
          </m:sSubPr>
          <m:e>
            <m:r>
              <w:rPr>
                <w:rFonts w:ascii="Cambria Math" w:hAnsi="Cambria Math" w:cs="Times New Roman"/>
              </w:rPr>
              <m:t>t</m:t>
            </m:r>
          </m:e>
          <m:sub>
            <m:r>
              <w:rPr>
                <w:rFonts w:ascii="Cambria Math" w:hAnsi="Cambria Math" w:cs="Times New Roman"/>
              </w:rPr>
              <m:t>0</m:t>
            </m:r>
          </m:sub>
        </m:sSub>
      </m:oMath>
      <w:r w:rsidRPr="008D5A6C">
        <w:rPr>
          <w:rFonts w:ascii="Times New Roman" w:hAnsi="Times New Roman" w:cs="Times New Roman"/>
        </w:rPr>
        <w:t xml:space="preserve"> is set as 2020.0 for realizing regional reference frames in China. In practice, because both frames are realized from the same GNSS measurements and instrumentation, no inter-frame scale change is expected; therefore </w:t>
      </w:r>
      <m:oMath>
        <m:sSup>
          <m:sSupPr>
            <m:ctrlPr>
              <w:ins w:id="23" w:author="Wang, Guoquan" w:date="2026-04-02T12:35:00Z" w16du:dateUtc="2026-04-02T17:35:00Z">
                <w:rPr>
                  <w:rFonts w:ascii="Cambria Math" w:hAnsi="Cambria Math" w:cs="Times New Roman"/>
                  <w:i/>
                </w:rPr>
              </w:ins>
            </m:ctrlPr>
          </m:sSupPr>
          <m:e>
            <m:r>
              <w:rPr>
                <w:rFonts w:ascii="Cambria Math" w:hAnsi="Cambria Math" w:cs="Times New Roman"/>
              </w:rPr>
              <m:t>s</m:t>
            </m:r>
          </m:e>
          <m:sup>
            <m:r>
              <w:rPr>
                <w:rFonts w:ascii="Cambria Math" w:hAnsi="Cambria Math" w:cs="Times New Roman"/>
              </w:rPr>
              <m:t>'</m:t>
            </m:r>
          </m:sup>
        </m:sSup>
        <m:r>
          <w:rPr>
            <w:rFonts w:ascii="Cambria Math" w:hAnsi="Cambria Math" w:cs="Times New Roman"/>
          </w:rPr>
          <m:t>=0</m:t>
        </m:r>
      </m:oMath>
      <w:r w:rsidRPr="008D5A6C">
        <w:rPr>
          <w:rFonts w:ascii="Times New Roman" w:hAnsi="Times New Roman" w:cs="Times New Roman"/>
        </w:rPr>
        <w:t xml:space="preserve">. The precise transformation of the XYZ coordinates is then described by the one-set 7-parameter: </w:t>
      </w:r>
      <m:oMath>
        <m:sSub>
          <m:sSubPr>
            <m:ctrlPr>
              <w:ins w:id="24" w:author="Wang, Guoquan" w:date="2026-04-02T12:35:00Z" w16du:dateUtc="2026-04-02T17:35:00Z">
                <w:rPr>
                  <w:rFonts w:ascii="Cambria Math" w:hAnsi="Cambria Math" w:cs="Times New Roman"/>
                </w:rPr>
              </w:ins>
            </m:ctrlPr>
          </m:sSubPr>
          <m:e>
            <m:r>
              <w:rPr>
                <w:rFonts w:ascii="Cambria Math" w:hAnsi="Cambria Math" w:cs="Times New Roman"/>
              </w:rPr>
              <m:t>t</m:t>
            </m:r>
          </m:e>
          <m:sub>
            <m:r>
              <m:rPr>
                <m:sty m:val="p"/>
              </m:rPr>
              <w:rPr>
                <w:rFonts w:ascii="Cambria Math" w:hAnsi="Cambria Math" w:cs="Times New Roman"/>
              </w:rPr>
              <m:t>0</m:t>
            </m:r>
          </m:sub>
        </m:sSub>
      </m:oMath>
      <w:r w:rsidRPr="008D5A6C">
        <w:rPr>
          <w:rFonts w:ascii="Times New Roman" w:hAnsi="Times New Roman" w:cs="Times New Roman"/>
        </w:rPr>
        <w:t xml:space="preserve">, </w:t>
      </w:r>
      <m:oMath>
        <m:sSubSup>
          <m:sSubSupPr>
            <m:ctrlPr>
              <w:ins w:id="25" w:author="Wang, Guoquan" w:date="2026-04-02T12:35:00Z" w16du:dateUtc="2026-04-02T17:35:00Z">
                <w:rPr>
                  <w:rFonts w:ascii="Cambria Math" w:hAnsi="Cambria Math" w:cs="Times New Roman"/>
                </w:rPr>
              </w:ins>
            </m:ctrlPr>
          </m:sSubSupPr>
          <m:e>
            <m:r>
              <w:rPr>
                <w:rFonts w:ascii="Cambria Math" w:hAnsi="Cambria Math" w:cs="Times New Roman"/>
              </w:rPr>
              <m:t>T</m:t>
            </m:r>
          </m:e>
          <m:sub>
            <m:r>
              <w:rPr>
                <w:rFonts w:ascii="Cambria Math" w:hAnsi="Cambria Math" w:cs="Times New Roman"/>
              </w:rPr>
              <m:t>x</m:t>
            </m:r>
          </m:sub>
          <m:sup>
            <m:r>
              <m:rPr>
                <m:sty m:val="p"/>
              </m:rPr>
              <w:rPr>
                <w:rFonts w:ascii="Cambria Math" w:hAnsi="Cambria Math" w:cs="Times New Roman"/>
              </w:rPr>
              <m:t>'</m:t>
            </m:r>
          </m:sup>
        </m:sSubSup>
      </m:oMath>
      <w:r w:rsidRPr="008D5A6C">
        <w:rPr>
          <w:rFonts w:ascii="Times New Roman" w:hAnsi="Times New Roman" w:cs="Times New Roman"/>
        </w:rPr>
        <w:t xml:space="preserve">, </w:t>
      </w:r>
      <m:oMath>
        <m:sSubSup>
          <m:sSubSupPr>
            <m:ctrlPr>
              <w:ins w:id="26" w:author="Wang, Guoquan" w:date="2026-04-02T12:35:00Z" w16du:dateUtc="2026-04-02T17:35:00Z">
                <w:rPr>
                  <w:rFonts w:ascii="Cambria Math" w:hAnsi="Cambria Math" w:cs="Times New Roman"/>
                </w:rPr>
              </w:ins>
            </m:ctrlPr>
          </m:sSubSupPr>
          <m:e>
            <m:r>
              <w:rPr>
                <w:rFonts w:ascii="Cambria Math" w:hAnsi="Cambria Math" w:cs="Times New Roman"/>
              </w:rPr>
              <m:t>T</m:t>
            </m:r>
          </m:e>
          <m:sub>
            <m:r>
              <w:rPr>
                <w:rFonts w:ascii="Cambria Math" w:hAnsi="Cambria Math" w:cs="Times New Roman"/>
              </w:rPr>
              <m:t>y</m:t>
            </m:r>
          </m:sub>
          <m:sup>
            <m:r>
              <m:rPr>
                <m:sty m:val="p"/>
              </m:rPr>
              <w:rPr>
                <w:rFonts w:ascii="Cambria Math" w:hAnsi="Cambria Math" w:cs="Times New Roman"/>
              </w:rPr>
              <m:t>'</m:t>
            </m:r>
          </m:sup>
        </m:sSubSup>
      </m:oMath>
      <w:r w:rsidRPr="008D5A6C">
        <w:rPr>
          <w:rFonts w:ascii="Times New Roman" w:hAnsi="Times New Roman" w:cs="Times New Roman"/>
        </w:rPr>
        <w:t xml:space="preserve">, </w:t>
      </w:r>
      <m:oMath>
        <m:sSubSup>
          <m:sSubSupPr>
            <m:ctrlPr>
              <w:ins w:id="27" w:author="Wang, Guoquan" w:date="2026-04-02T12:35:00Z" w16du:dateUtc="2026-04-02T17:35:00Z">
                <w:rPr>
                  <w:rFonts w:ascii="Cambria Math" w:hAnsi="Cambria Math" w:cs="Times New Roman"/>
                </w:rPr>
              </w:ins>
            </m:ctrlPr>
          </m:sSubSupPr>
          <m:e>
            <m:r>
              <w:rPr>
                <w:rFonts w:ascii="Cambria Math" w:hAnsi="Cambria Math" w:cs="Times New Roman"/>
              </w:rPr>
              <m:t>T</m:t>
            </m:r>
          </m:e>
          <m:sub>
            <m:r>
              <w:rPr>
                <w:rFonts w:ascii="Cambria Math" w:hAnsi="Cambria Math" w:cs="Times New Roman"/>
              </w:rPr>
              <m:t>z</m:t>
            </m:r>
          </m:sub>
          <m:sup>
            <m:r>
              <m:rPr>
                <m:sty m:val="p"/>
              </m:rPr>
              <w:rPr>
                <w:rFonts w:ascii="Cambria Math" w:hAnsi="Cambria Math" w:cs="Times New Roman"/>
              </w:rPr>
              <m:t>'</m:t>
            </m:r>
          </m:sup>
        </m:sSubSup>
      </m:oMath>
      <w:r w:rsidRPr="008D5A6C">
        <w:rPr>
          <w:rFonts w:ascii="Times New Roman" w:hAnsi="Times New Roman" w:cs="Times New Roman"/>
        </w:rPr>
        <w:t xml:space="preserve">, </w:t>
      </w:r>
      <m:oMath>
        <m:sSubSup>
          <m:sSubSupPr>
            <m:ctrlPr>
              <w:ins w:id="28" w:author="Wang, Guoquan" w:date="2026-04-02T12:35:00Z" w16du:dateUtc="2026-04-02T17:35:00Z">
                <w:rPr>
                  <w:rFonts w:ascii="Cambria Math" w:hAnsi="Cambria Math" w:cs="Times New Roman"/>
                </w:rPr>
              </w:ins>
            </m:ctrlPr>
          </m:sSubSupPr>
          <m:e>
            <m:r>
              <w:rPr>
                <w:rFonts w:ascii="Cambria Math" w:hAnsi="Cambria Math" w:cs="Times New Roman"/>
              </w:rPr>
              <m:t>R</m:t>
            </m:r>
          </m:e>
          <m:sub>
            <m:r>
              <w:rPr>
                <w:rFonts w:ascii="Cambria Math" w:hAnsi="Cambria Math" w:cs="Times New Roman"/>
              </w:rPr>
              <m:t>x</m:t>
            </m:r>
          </m:sub>
          <m:sup>
            <m:r>
              <m:rPr>
                <m:sty m:val="p"/>
              </m:rPr>
              <w:rPr>
                <w:rFonts w:ascii="Cambria Math" w:hAnsi="Cambria Math" w:cs="Times New Roman"/>
              </w:rPr>
              <m:t>'</m:t>
            </m:r>
          </m:sup>
        </m:sSubSup>
      </m:oMath>
      <w:r w:rsidRPr="008D5A6C">
        <w:rPr>
          <w:rFonts w:ascii="Times New Roman" w:hAnsi="Times New Roman" w:cs="Times New Roman"/>
        </w:rPr>
        <w:t xml:space="preserve">, </w:t>
      </w:r>
      <m:oMath>
        <m:sSubSup>
          <m:sSubSupPr>
            <m:ctrlPr>
              <w:ins w:id="29" w:author="Wang, Guoquan" w:date="2026-04-02T12:35:00Z" w16du:dateUtc="2026-04-02T17:35:00Z">
                <w:rPr>
                  <w:rFonts w:ascii="Cambria Math" w:hAnsi="Cambria Math" w:cs="Times New Roman"/>
                </w:rPr>
              </w:ins>
            </m:ctrlPr>
          </m:sSubSupPr>
          <m:e>
            <m:r>
              <w:rPr>
                <w:rFonts w:ascii="Cambria Math" w:hAnsi="Cambria Math" w:cs="Times New Roman"/>
              </w:rPr>
              <m:t>R</m:t>
            </m:r>
          </m:e>
          <m:sub>
            <m:r>
              <w:rPr>
                <w:rFonts w:ascii="Cambria Math" w:hAnsi="Cambria Math" w:cs="Times New Roman"/>
              </w:rPr>
              <m:t>y</m:t>
            </m:r>
          </m:sub>
          <m:sup>
            <m:r>
              <m:rPr>
                <m:sty m:val="p"/>
              </m:rPr>
              <w:rPr>
                <w:rFonts w:ascii="Cambria Math" w:hAnsi="Cambria Math" w:cs="Times New Roman"/>
              </w:rPr>
              <m:t>'</m:t>
            </m:r>
          </m:sup>
        </m:sSubSup>
      </m:oMath>
      <w:r w:rsidRPr="008D5A6C">
        <w:rPr>
          <w:rFonts w:ascii="Times New Roman" w:hAnsi="Times New Roman" w:cs="Times New Roman"/>
        </w:rPr>
        <w:t xml:space="preserve">, and </w:t>
      </w:r>
      <m:oMath>
        <m:sSubSup>
          <m:sSubSupPr>
            <m:ctrlPr>
              <w:ins w:id="30" w:author="Wang, Guoquan" w:date="2026-04-02T12:35:00Z" w16du:dateUtc="2026-04-02T17:35:00Z">
                <w:rPr>
                  <w:rFonts w:ascii="Cambria Math" w:hAnsi="Cambria Math" w:cs="Times New Roman"/>
                </w:rPr>
              </w:ins>
            </m:ctrlPr>
          </m:sSubSupPr>
          <m:e>
            <m:r>
              <w:rPr>
                <w:rFonts w:ascii="Cambria Math" w:hAnsi="Cambria Math" w:cs="Times New Roman"/>
              </w:rPr>
              <m:t>R</m:t>
            </m:r>
          </m:e>
          <m:sub>
            <m:r>
              <w:rPr>
                <w:rFonts w:ascii="Cambria Math" w:hAnsi="Cambria Math" w:cs="Times New Roman"/>
              </w:rPr>
              <m:t>z</m:t>
            </m:r>
          </m:sub>
          <m:sup>
            <m:r>
              <m:rPr>
                <m:sty m:val="p"/>
              </m:rPr>
              <w:rPr>
                <w:rFonts w:ascii="Cambria Math" w:hAnsi="Cambria Math" w:cs="Times New Roman"/>
              </w:rPr>
              <m:t>'</m:t>
            </m:r>
          </m:sup>
        </m:sSubSup>
      </m:oMath>
      <w:r w:rsidRPr="008D5A6C">
        <w:rPr>
          <w:rFonts w:ascii="Times New Roman" w:hAnsi="Times New Roman" w:cs="Times New Roman"/>
        </w:rPr>
        <w:t>. The detailed method for calculating the 7-parameters for realizing a stable regional reference frame can be referred to Wang et al. (2014).</w:t>
      </w:r>
    </w:p>
    <w:p w14:paraId="3B73CBDE" w14:textId="6498CB78" w:rsidR="00B96CEC" w:rsidRPr="008D5A6C" w:rsidRDefault="00B96CEC" w:rsidP="001C47D7">
      <w:pPr>
        <w:spacing w:before="240" w:line="360" w:lineRule="auto"/>
        <w:rPr>
          <w:rFonts w:ascii="Times New Roman" w:hAnsi="Times New Roman" w:cs="Times New Roman"/>
        </w:rPr>
      </w:pPr>
      <w:r w:rsidRPr="008D5A6C">
        <w:rPr>
          <w:rFonts w:ascii="Times New Roman" w:hAnsi="Times New Roman" w:cs="Times New Roman"/>
        </w:rPr>
        <w:t xml:space="preserve">This one-set 7-parameter transformation greatly simplifies use: a fixed parameter set lets users transform multi-year position time series with one formula, eliminating daily re-estimation. It is well suited for long-term studies of subsidence, faulting, and other deformation processes. </w:t>
      </w:r>
    </w:p>
    <w:p w14:paraId="33D8CA2C" w14:textId="77777777" w:rsidR="001C47D7" w:rsidRPr="008D5A6C" w:rsidRDefault="001C47D7" w:rsidP="001C47D7">
      <w:pPr>
        <w:spacing w:before="240" w:line="360" w:lineRule="auto"/>
        <w:rPr>
          <w:rFonts w:ascii="Times New Roman" w:hAnsi="Times New Roman" w:cs="Times New Roman"/>
        </w:rPr>
      </w:pPr>
    </w:p>
    <w:p w14:paraId="6460D877" w14:textId="20D88E76" w:rsidR="00B96CEC" w:rsidRPr="008D5A6C" w:rsidRDefault="002404BC" w:rsidP="001C47D7">
      <w:pPr>
        <w:spacing w:before="240" w:line="360" w:lineRule="auto"/>
        <w:rPr>
          <w:rFonts w:ascii="Times New Roman" w:hAnsi="Times New Roman" w:cs="Times New Roman"/>
          <w:b/>
          <w:bCs/>
        </w:rPr>
      </w:pPr>
      <w:r w:rsidRPr="008D5A6C">
        <w:rPr>
          <w:rFonts w:ascii="Times New Roman" w:hAnsi="Times New Roman" w:cs="Times New Roman"/>
          <w:b/>
          <w:bCs/>
        </w:rPr>
        <w:t>1.</w:t>
      </w:r>
      <w:r w:rsidR="00B96CEC" w:rsidRPr="008D5A6C">
        <w:rPr>
          <w:rFonts w:ascii="Times New Roman" w:hAnsi="Times New Roman" w:cs="Times New Roman"/>
          <w:b/>
          <w:bCs/>
        </w:rPr>
        <w:t xml:space="preserve"> Transforming ECEF-XYZ between global and regional reference frames </w:t>
      </w:r>
    </w:p>
    <w:p w14:paraId="725D3EBE" w14:textId="77777777" w:rsidR="00B96CEC" w:rsidRPr="008D5A6C" w:rsidRDefault="00B96CEC" w:rsidP="001C47D7">
      <w:pPr>
        <w:pStyle w:val="MDPI33textspaceafter"/>
        <w:spacing w:before="240" w:after="0" w:line="360" w:lineRule="auto"/>
        <w:ind w:firstLine="0"/>
        <w:rPr>
          <w:rFonts w:ascii="Times New Roman" w:hAnsi="Times New Roman"/>
          <w:sz w:val="24"/>
          <w:szCs w:val="24"/>
        </w:rPr>
      </w:pPr>
      <w:r w:rsidRPr="008D5A6C">
        <w:rPr>
          <w:rFonts w:ascii="Times New Roman" w:hAnsi="Times New Roman"/>
          <w:sz w:val="24"/>
          <w:szCs w:val="24"/>
        </w:rPr>
        <w:t xml:space="preserve">The one-set 7-parameter Helmert transformation defines the relationship between the regional and global frames by aligning their origins and orientations at a single reference epoch, </w:t>
      </w:r>
      <m:oMath>
        <m:sSub>
          <m:sSubPr>
            <m:ctrlPr>
              <w:ins w:id="31" w:author="Wang, Guoquan" w:date="2026-04-02T12:35:00Z" w16du:dateUtc="2026-04-02T17:35:00Z">
                <w:rPr>
                  <w:rFonts w:ascii="Cambria Math" w:eastAsia="SimSun" w:hAnsi="Cambria Math"/>
                  <w:sz w:val="24"/>
                  <w:szCs w:val="24"/>
                  <w:lang w:eastAsia="en-US"/>
                </w:rPr>
              </w:ins>
            </m:ctrlPr>
          </m:sSubPr>
          <m:e>
            <m:r>
              <w:rPr>
                <w:rFonts w:ascii="Cambria Math" w:eastAsia="SimSun" w:hAnsi="Cambria Math"/>
                <w:sz w:val="24"/>
                <w:szCs w:val="24"/>
                <w:lang w:eastAsia="en-US"/>
              </w:rPr>
              <m:t>t</m:t>
            </m:r>
          </m:e>
          <m:sub>
            <m:r>
              <m:rPr>
                <m:sty m:val="p"/>
              </m:rPr>
              <w:rPr>
                <w:rFonts w:ascii="Cambria Math" w:eastAsia="SimSun" w:hAnsi="Cambria Math"/>
                <w:sz w:val="24"/>
                <w:szCs w:val="24"/>
                <w:lang w:eastAsia="en-US"/>
              </w:rPr>
              <m:t>0</m:t>
            </m:r>
          </m:sub>
        </m:sSub>
      </m:oMath>
      <w:r w:rsidRPr="008D5A6C">
        <w:rPr>
          <w:rFonts w:ascii="Times New Roman" w:hAnsi="Times New Roman"/>
          <w:sz w:val="24"/>
          <w:szCs w:val="24"/>
        </w:rPr>
        <w:t xml:space="preserve">, while enforcing a unit scale factor (i.e., zero scale difference) between the two systems. Let the position vector in the global frame at time </w:t>
      </w:r>
      <m:oMath>
        <m:r>
          <w:rPr>
            <w:rFonts w:ascii="Cambria Math" w:hAnsi="Cambria Math"/>
            <w:sz w:val="24"/>
            <w:szCs w:val="24"/>
          </w:rPr>
          <m:t>t</m:t>
        </m:r>
      </m:oMath>
      <w:r w:rsidRPr="008D5A6C">
        <w:rPr>
          <w:rFonts w:ascii="Times New Roman" w:hAnsi="Times New Roman"/>
          <w:sz w:val="24"/>
          <w:szCs w:val="24"/>
        </w:rPr>
        <w:t xml:space="preserve"> be:</w:t>
      </w:r>
    </w:p>
    <w:p w14:paraId="7E3D0657" w14:textId="77777777" w:rsidR="00B96CEC" w:rsidRPr="008D5A6C" w:rsidRDefault="00B96CEC" w:rsidP="001C47D7">
      <w:pPr>
        <w:pStyle w:val="MDPI33textspaceafter"/>
        <w:spacing w:before="240" w:after="0" w:line="360" w:lineRule="auto"/>
        <w:ind w:firstLine="0"/>
        <w:rPr>
          <w:rFonts w:ascii="Times New Roman" w:hAnsi="Times New Roman"/>
          <w:sz w:val="24"/>
          <w:szCs w:val="24"/>
        </w:rPr>
      </w:pPr>
      <m:oMath>
        <m:r>
          <w:rPr>
            <w:rFonts w:ascii="Cambria Math" w:hAnsi="Cambria Math"/>
            <w:sz w:val="24"/>
            <w:szCs w:val="24"/>
          </w:rPr>
          <m:t>P</m:t>
        </m:r>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r>
                    <w:rPr>
                      <w:rFonts w:ascii="Cambria Math" w:hAnsi="Cambria Math"/>
                      <w:sz w:val="24"/>
                      <w:szCs w:val="24"/>
                    </w:rPr>
                    <m:t>X(t)</m:t>
                  </m:r>
                </m:e>
              </m:mr>
              <m:mr>
                <m:e>
                  <m:r>
                    <w:rPr>
                      <w:rFonts w:ascii="Cambria Math" w:hAnsi="Cambria Math"/>
                      <w:sz w:val="24"/>
                      <w:szCs w:val="24"/>
                    </w:rPr>
                    <m:t>Y(t)</m:t>
                  </m:r>
                </m:e>
              </m:mr>
              <m:mr>
                <m:e>
                  <m:r>
                    <w:rPr>
                      <w:rFonts w:ascii="Cambria Math" w:hAnsi="Cambria Math"/>
                      <w:sz w:val="24"/>
                      <w:szCs w:val="24"/>
                    </w:rPr>
                    <m:t>Z(t)</m:t>
                  </m:r>
                </m:e>
              </m:mr>
            </m:m>
          </m:e>
        </m:d>
      </m:oMath>
      <w:r w:rsidRPr="008D5A6C">
        <w:rPr>
          <w:rFonts w:ascii="Times New Roman" w:hAnsi="Times New Roman"/>
          <w:sz w:val="24"/>
          <w:szCs w:val="24"/>
        </w:rPr>
        <w:t xml:space="preserve">, </w:t>
      </w:r>
      <m:oMath>
        <m:sSup>
          <m:sSupPr>
            <m:ctrlPr>
              <w:ins w:id="32" w:author="Wang, Guoquan" w:date="2026-04-02T12:35:00Z" w16du:dateUtc="2026-04-02T17:35:00Z">
                <w:rPr>
                  <w:rFonts w:ascii="Cambria Math" w:hAnsi="Cambria Math"/>
                  <w:i/>
                  <w:sz w:val="24"/>
                  <w:szCs w:val="24"/>
                </w:rPr>
              </w:ins>
            </m:ctrlPr>
          </m:sSupPr>
          <m:e>
            <m:r>
              <w:rPr>
                <w:rFonts w:ascii="Cambria Math" w:hAnsi="Cambria Math"/>
                <w:sz w:val="24"/>
                <w:szCs w:val="24"/>
              </w:rPr>
              <m:t>T</m:t>
            </m:r>
          </m:e>
          <m:sup>
            <m:r>
              <w:rPr>
                <w:rFonts w:ascii="Cambria Math" w:hAnsi="Cambria Math"/>
                <w:sz w:val="24"/>
                <w:szCs w:val="24"/>
              </w:rPr>
              <m:t>'</m:t>
            </m:r>
          </m:sup>
        </m:sSup>
        <m:r>
          <w:rPr>
            <w:rFonts w:ascii="Cambria Math" w:hAnsi="Cambria Math"/>
            <w:sz w:val="24"/>
            <w:szCs w:val="24"/>
          </w:rPr>
          <m:t>=</m:t>
        </m:r>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sSubSup>
                    <m:sSubSupPr>
                      <m:ctrlPr>
                        <w:rPr>
                          <w:rFonts w:ascii="Cambria Math" w:hAnsi="Cambria Math"/>
                          <w:i/>
                          <w:sz w:val="24"/>
                          <w:szCs w:val="24"/>
                        </w:rPr>
                      </m:ctrlPr>
                    </m:sSubSupPr>
                    <m:e>
                      <m:r>
                        <w:rPr>
                          <w:rFonts w:ascii="Cambria Math" w:hAnsi="Cambria Math"/>
                          <w:sz w:val="24"/>
                          <w:szCs w:val="24"/>
                        </w:rPr>
                        <m:t>T</m:t>
                      </m:r>
                    </m:e>
                    <m:sub>
                      <m:r>
                        <w:rPr>
                          <w:rFonts w:ascii="Cambria Math" w:hAnsi="Cambria Math"/>
                          <w:sz w:val="24"/>
                          <w:szCs w:val="24"/>
                        </w:rPr>
                        <m:t>x</m:t>
                      </m:r>
                    </m:sub>
                    <m:sup>
                      <m:r>
                        <w:rPr>
                          <w:rFonts w:ascii="Cambria Math" w:hAnsi="Cambria Math"/>
                          <w:sz w:val="24"/>
                          <w:szCs w:val="24"/>
                        </w:rPr>
                        <m:t>'</m:t>
                      </m:r>
                    </m:sup>
                  </m:sSubSup>
                </m:e>
              </m:mr>
              <m:mr>
                <m:e>
                  <m:sSubSup>
                    <m:sSubSupPr>
                      <m:ctrlPr>
                        <w:rPr>
                          <w:rFonts w:ascii="Cambria Math" w:hAnsi="Cambria Math"/>
                          <w:i/>
                          <w:sz w:val="24"/>
                          <w:szCs w:val="24"/>
                        </w:rPr>
                      </m:ctrlPr>
                    </m:sSubSupPr>
                    <m:e>
                      <m:r>
                        <w:rPr>
                          <w:rFonts w:ascii="Cambria Math" w:hAnsi="Cambria Math"/>
                          <w:sz w:val="24"/>
                          <w:szCs w:val="24"/>
                        </w:rPr>
                        <m:t>T</m:t>
                      </m:r>
                    </m:e>
                    <m:sub>
                      <m:r>
                        <w:rPr>
                          <w:rFonts w:ascii="Cambria Math" w:hAnsi="Cambria Math"/>
                          <w:sz w:val="24"/>
                          <w:szCs w:val="24"/>
                        </w:rPr>
                        <m:t>y</m:t>
                      </m:r>
                    </m:sub>
                    <m:sup>
                      <m:r>
                        <w:rPr>
                          <w:rFonts w:ascii="Cambria Math" w:hAnsi="Cambria Math"/>
                          <w:sz w:val="24"/>
                          <w:szCs w:val="24"/>
                        </w:rPr>
                        <m:t>'</m:t>
                      </m:r>
                    </m:sup>
                  </m:sSubSup>
                </m:e>
              </m:mr>
              <m:mr>
                <m:e>
                  <m:sSubSup>
                    <m:sSubSupPr>
                      <m:ctrlPr>
                        <w:rPr>
                          <w:rFonts w:ascii="Cambria Math" w:hAnsi="Cambria Math"/>
                          <w:i/>
                          <w:sz w:val="24"/>
                          <w:szCs w:val="24"/>
                        </w:rPr>
                      </m:ctrlPr>
                    </m:sSubSupPr>
                    <m:e>
                      <m:r>
                        <w:rPr>
                          <w:rFonts w:ascii="Cambria Math" w:hAnsi="Cambria Math"/>
                          <w:sz w:val="24"/>
                          <w:szCs w:val="24"/>
                        </w:rPr>
                        <m:t>T</m:t>
                      </m:r>
                    </m:e>
                    <m:sub>
                      <m:r>
                        <w:rPr>
                          <w:rFonts w:ascii="Cambria Math" w:hAnsi="Cambria Math"/>
                          <w:sz w:val="24"/>
                          <w:szCs w:val="24"/>
                        </w:rPr>
                        <m:t>z</m:t>
                      </m:r>
                    </m:sub>
                    <m:sup>
                      <m:r>
                        <w:rPr>
                          <w:rFonts w:ascii="Cambria Math" w:hAnsi="Cambria Math"/>
                          <w:sz w:val="24"/>
                          <w:szCs w:val="24"/>
                        </w:rPr>
                        <m:t>'</m:t>
                      </m:r>
                    </m:sup>
                  </m:sSubSup>
                </m:e>
              </m:mr>
            </m:m>
          </m:e>
        </m:d>
      </m:oMath>
      <w:r w:rsidRPr="008D5A6C">
        <w:rPr>
          <w:rFonts w:ascii="Times New Roman" w:hAnsi="Times New Roman"/>
          <w:sz w:val="24"/>
          <w:szCs w:val="24"/>
        </w:rPr>
        <w:t xml:space="preserve">, </w:t>
      </w:r>
      <m:oMath>
        <m:sSup>
          <m:sSupPr>
            <m:ctrlPr>
              <w:ins w:id="33" w:author="Wang, Guoquan" w:date="2026-04-02T12:36:00Z" w16du:dateUtc="2026-04-02T17:36:00Z">
                <w:rPr>
                  <w:rFonts w:ascii="Cambria Math" w:hAnsi="Cambria Math"/>
                  <w:i/>
                  <w:sz w:val="24"/>
                  <w:szCs w:val="24"/>
                </w:rPr>
              </w:ins>
            </m:ctrlPr>
          </m:sSupPr>
          <m:e>
            <m:r>
              <w:rPr>
                <w:rFonts w:ascii="Cambria Math" w:hAnsi="Cambria Math"/>
                <w:sz w:val="24"/>
                <w:szCs w:val="24"/>
              </w:rPr>
              <m:t>R</m:t>
            </m:r>
          </m:e>
          <m:sup>
            <m:r>
              <w:rPr>
                <w:rFonts w:ascii="Cambria Math" w:hAnsi="Cambria Math"/>
                <w:sz w:val="24"/>
                <w:szCs w:val="24"/>
              </w:rPr>
              <m:t>'</m:t>
            </m:r>
          </m:sup>
        </m:sSup>
        <m:r>
          <w:rPr>
            <w:rFonts w:ascii="Cambria Math" w:hAnsi="Cambria Math"/>
            <w:sz w:val="24"/>
            <w:szCs w:val="24"/>
          </w:rPr>
          <m:t>=</m:t>
        </m:r>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sSubSup>
                    <m:sSubSupPr>
                      <m:ctrlPr>
                        <w:rPr>
                          <w:rFonts w:ascii="Cambria Math" w:hAnsi="Cambria Math"/>
                          <w:i/>
                          <w:sz w:val="24"/>
                          <w:szCs w:val="24"/>
                        </w:rPr>
                      </m:ctrlPr>
                    </m:sSubSupPr>
                    <m:e>
                      <m:r>
                        <w:rPr>
                          <w:rFonts w:ascii="Cambria Math" w:hAnsi="Cambria Math"/>
                          <w:sz w:val="24"/>
                          <w:szCs w:val="24"/>
                        </w:rPr>
                        <m:t>R</m:t>
                      </m:r>
                    </m:e>
                    <m:sub>
                      <m:r>
                        <w:rPr>
                          <w:rFonts w:ascii="Cambria Math" w:hAnsi="Cambria Math"/>
                          <w:sz w:val="24"/>
                          <w:szCs w:val="24"/>
                        </w:rPr>
                        <m:t>x</m:t>
                      </m:r>
                    </m:sub>
                    <m:sup>
                      <m:r>
                        <w:rPr>
                          <w:rFonts w:ascii="Cambria Math" w:hAnsi="Cambria Math"/>
                          <w:sz w:val="24"/>
                          <w:szCs w:val="24"/>
                        </w:rPr>
                        <m:t>'</m:t>
                      </m:r>
                    </m:sup>
                  </m:sSubSup>
                </m:e>
              </m:mr>
              <m:mr>
                <m:e>
                  <m:sSubSup>
                    <m:sSubSupPr>
                      <m:ctrlPr>
                        <w:rPr>
                          <w:rFonts w:ascii="Cambria Math" w:hAnsi="Cambria Math"/>
                          <w:i/>
                          <w:sz w:val="24"/>
                          <w:szCs w:val="24"/>
                        </w:rPr>
                      </m:ctrlPr>
                    </m:sSubSupPr>
                    <m:e>
                      <m:r>
                        <w:rPr>
                          <w:rFonts w:ascii="Cambria Math" w:hAnsi="Cambria Math"/>
                          <w:sz w:val="24"/>
                          <w:szCs w:val="24"/>
                        </w:rPr>
                        <m:t>R</m:t>
                      </m:r>
                    </m:e>
                    <m:sub>
                      <m:r>
                        <w:rPr>
                          <w:rFonts w:ascii="Cambria Math" w:hAnsi="Cambria Math"/>
                          <w:sz w:val="24"/>
                          <w:szCs w:val="24"/>
                        </w:rPr>
                        <m:t>y</m:t>
                      </m:r>
                    </m:sub>
                    <m:sup>
                      <m:r>
                        <w:rPr>
                          <w:rFonts w:ascii="Cambria Math" w:hAnsi="Cambria Math"/>
                          <w:sz w:val="24"/>
                          <w:szCs w:val="24"/>
                        </w:rPr>
                        <m:t>'</m:t>
                      </m:r>
                    </m:sup>
                  </m:sSubSup>
                </m:e>
              </m:mr>
              <m:mr>
                <m:e>
                  <m:sSubSup>
                    <m:sSubSupPr>
                      <m:ctrlPr>
                        <w:rPr>
                          <w:rFonts w:ascii="Cambria Math" w:hAnsi="Cambria Math"/>
                          <w:i/>
                          <w:sz w:val="24"/>
                          <w:szCs w:val="24"/>
                        </w:rPr>
                      </m:ctrlPr>
                    </m:sSubSupPr>
                    <m:e>
                      <m:r>
                        <w:rPr>
                          <w:rFonts w:ascii="Cambria Math" w:hAnsi="Cambria Math"/>
                          <w:sz w:val="24"/>
                          <w:szCs w:val="24"/>
                        </w:rPr>
                        <m:t>R</m:t>
                      </m:r>
                    </m:e>
                    <m:sub>
                      <m:r>
                        <w:rPr>
                          <w:rFonts w:ascii="Cambria Math" w:hAnsi="Cambria Math"/>
                          <w:sz w:val="24"/>
                          <w:szCs w:val="24"/>
                        </w:rPr>
                        <m:t>z</m:t>
                      </m:r>
                    </m:sub>
                    <m:sup>
                      <m:r>
                        <w:rPr>
                          <w:rFonts w:ascii="Cambria Math" w:hAnsi="Cambria Math"/>
                          <w:sz w:val="24"/>
                          <w:szCs w:val="24"/>
                        </w:rPr>
                        <m:t>'</m:t>
                      </m:r>
                    </m:sup>
                  </m:sSubSup>
                </m:e>
              </m:mr>
            </m:m>
          </m:e>
        </m:d>
      </m:oMath>
      <w:r w:rsidRPr="008D5A6C">
        <w:rPr>
          <w:rFonts w:ascii="Times New Roman" w:hAnsi="Times New Roman"/>
          <w:sz w:val="24"/>
          <w:szCs w:val="24"/>
        </w:rPr>
        <w:t xml:space="preserve">, </w:t>
      </w:r>
    </w:p>
    <w:p w14:paraId="0629399C" w14:textId="77777777" w:rsidR="00B96CEC" w:rsidRPr="008D5A6C" w:rsidRDefault="00B96CEC" w:rsidP="001C47D7">
      <w:pPr>
        <w:pStyle w:val="MDPI33textspaceafter"/>
        <w:spacing w:before="240" w:after="0" w:line="360" w:lineRule="auto"/>
        <w:ind w:firstLine="0"/>
        <w:rPr>
          <w:rFonts w:ascii="Times New Roman" w:hAnsi="Times New Roman"/>
          <w:sz w:val="24"/>
          <w:szCs w:val="24"/>
        </w:rPr>
      </w:pPr>
      <m:oMath>
        <m:r>
          <w:rPr>
            <w:rFonts w:ascii="Cambria Math" w:hAnsi="Cambria Math"/>
            <w:sz w:val="24"/>
            <w:szCs w:val="24"/>
          </w:rPr>
          <m:t>∆t=t-</m:t>
        </m:r>
        <m:sSub>
          <m:sSubPr>
            <m:ctrlPr>
              <w:ins w:id="34" w:author="Wang, Guoquan" w:date="2026-04-02T12:36:00Z" w16du:dateUtc="2026-04-02T17:36:00Z">
                <w:rPr>
                  <w:rFonts w:ascii="Cambria Math" w:eastAsia="SimSun" w:hAnsi="Cambria Math"/>
                  <w:sz w:val="24"/>
                  <w:szCs w:val="24"/>
                  <w:lang w:eastAsia="en-US"/>
                </w:rPr>
              </w:ins>
            </m:ctrlPr>
          </m:sSubPr>
          <m:e>
            <m:r>
              <w:rPr>
                <w:rFonts w:ascii="Cambria Math" w:eastAsia="SimSun" w:hAnsi="Cambria Math"/>
                <w:sz w:val="24"/>
                <w:szCs w:val="24"/>
                <w:lang w:eastAsia="en-US"/>
              </w:rPr>
              <m:t>t</m:t>
            </m:r>
          </m:e>
          <m:sub>
            <m:r>
              <m:rPr>
                <m:sty m:val="p"/>
              </m:rPr>
              <w:rPr>
                <w:rFonts w:ascii="Cambria Math" w:eastAsia="SimSun" w:hAnsi="Cambria Math"/>
                <w:sz w:val="24"/>
                <w:szCs w:val="24"/>
                <w:lang w:eastAsia="en-US"/>
              </w:rPr>
              <m:t>0</m:t>
            </m:r>
          </m:sub>
        </m:sSub>
      </m:oMath>
      <w:r w:rsidRPr="008D5A6C">
        <w:rPr>
          <w:rFonts w:ascii="Times New Roman" w:hAnsi="Times New Roman"/>
          <w:sz w:val="24"/>
          <w:szCs w:val="24"/>
          <w:lang w:eastAsia="en-US"/>
        </w:rPr>
        <w:t>.</w:t>
      </w:r>
    </w:p>
    <w:p w14:paraId="7693CED7" w14:textId="77777777" w:rsidR="00B96CEC" w:rsidRPr="008D5A6C" w:rsidRDefault="00B96CEC" w:rsidP="001C47D7">
      <w:pPr>
        <w:pStyle w:val="MDPI33textspaceafter"/>
        <w:spacing w:before="240" w:after="0" w:line="360" w:lineRule="auto"/>
        <w:ind w:firstLine="0"/>
        <w:rPr>
          <w:rFonts w:ascii="Times New Roman" w:hAnsi="Times New Roman"/>
          <w:sz w:val="24"/>
          <w:szCs w:val="24"/>
        </w:rPr>
      </w:pPr>
      <w:r w:rsidRPr="008D5A6C">
        <w:rPr>
          <w:rFonts w:ascii="Times New Roman" w:hAnsi="Times New Roman"/>
          <w:sz w:val="24"/>
          <w:szCs w:val="24"/>
        </w:rPr>
        <w:t xml:space="preserve">Where </w:t>
      </w:r>
      <m:oMath>
        <m:sSubSup>
          <m:sSubSupPr>
            <m:ctrlPr>
              <w:ins w:id="35" w:author="Wang, Guoquan" w:date="2026-04-02T12:36:00Z" w16du:dateUtc="2026-04-02T17:36:00Z">
                <w:rPr>
                  <w:rFonts w:ascii="Cambria Math" w:hAnsi="Cambria Math"/>
                  <w:i/>
                  <w:sz w:val="24"/>
                  <w:szCs w:val="24"/>
                </w:rPr>
              </w:ins>
            </m:ctrlPr>
          </m:sSubSupPr>
          <m:e>
            <m:r>
              <w:rPr>
                <w:rFonts w:ascii="Cambria Math" w:hAnsi="Cambria Math"/>
                <w:sz w:val="24"/>
                <w:szCs w:val="24"/>
              </w:rPr>
              <m:t>T</m:t>
            </m:r>
          </m:e>
          <m:sub>
            <m:r>
              <w:rPr>
                <w:rFonts w:ascii="Cambria Math" w:hAnsi="Cambria Math"/>
                <w:sz w:val="24"/>
                <w:szCs w:val="24"/>
              </w:rPr>
              <m:t>x</m:t>
            </m:r>
          </m:sub>
          <m:sup>
            <m:r>
              <w:rPr>
                <w:rFonts w:ascii="Cambria Math" w:hAnsi="Cambria Math"/>
                <w:sz w:val="24"/>
                <w:szCs w:val="24"/>
              </w:rPr>
              <m:t>'</m:t>
            </m:r>
          </m:sup>
        </m:sSubSup>
      </m:oMath>
      <w:r w:rsidRPr="008D5A6C">
        <w:rPr>
          <w:rFonts w:ascii="Times New Roman" w:hAnsi="Times New Roman"/>
          <w:sz w:val="24"/>
          <w:szCs w:val="24"/>
        </w:rPr>
        <w:t xml:space="preserve">, </w:t>
      </w:r>
      <m:oMath>
        <m:sSubSup>
          <m:sSubSupPr>
            <m:ctrlPr>
              <w:ins w:id="36" w:author="Wang, Guoquan" w:date="2026-04-02T12:36:00Z" w16du:dateUtc="2026-04-02T17:36:00Z">
                <w:rPr>
                  <w:rFonts w:ascii="Cambria Math" w:hAnsi="Cambria Math"/>
                  <w:i/>
                  <w:sz w:val="24"/>
                  <w:szCs w:val="24"/>
                </w:rPr>
              </w:ins>
            </m:ctrlPr>
          </m:sSubSupPr>
          <m:e>
            <m:r>
              <w:rPr>
                <w:rFonts w:ascii="Cambria Math" w:hAnsi="Cambria Math"/>
                <w:sz w:val="24"/>
                <w:szCs w:val="24"/>
              </w:rPr>
              <m:t>T</m:t>
            </m:r>
          </m:e>
          <m:sub>
            <m:r>
              <w:rPr>
                <w:rFonts w:ascii="Cambria Math" w:hAnsi="Cambria Math"/>
                <w:sz w:val="24"/>
                <w:szCs w:val="24"/>
              </w:rPr>
              <m:t>y</m:t>
            </m:r>
          </m:sub>
          <m:sup>
            <m:r>
              <w:rPr>
                <w:rFonts w:ascii="Cambria Math" w:hAnsi="Cambria Math"/>
                <w:sz w:val="24"/>
                <w:szCs w:val="24"/>
              </w:rPr>
              <m:t>'</m:t>
            </m:r>
          </m:sup>
        </m:sSubSup>
        <m:r>
          <w:rPr>
            <w:rFonts w:ascii="Cambria Math" w:hAnsi="Cambria Math"/>
            <w:sz w:val="24"/>
            <w:szCs w:val="24"/>
          </w:rPr>
          <m:t>,</m:t>
        </m:r>
      </m:oMath>
      <w:r w:rsidRPr="008D5A6C">
        <w:rPr>
          <w:rFonts w:ascii="Times New Roman" w:hAnsi="Times New Roman"/>
          <w:sz w:val="24"/>
          <w:szCs w:val="24"/>
        </w:rPr>
        <w:t xml:space="preserve"> </w:t>
      </w:r>
      <m:oMath>
        <m:sSubSup>
          <m:sSubSupPr>
            <m:ctrlPr>
              <w:ins w:id="37" w:author="Wang, Guoquan" w:date="2026-04-02T12:36:00Z" w16du:dateUtc="2026-04-02T17:36:00Z">
                <w:rPr>
                  <w:rFonts w:ascii="Cambria Math" w:hAnsi="Cambria Math"/>
                  <w:i/>
                  <w:sz w:val="24"/>
                  <w:szCs w:val="24"/>
                </w:rPr>
              </w:ins>
            </m:ctrlPr>
          </m:sSubSupPr>
          <m:e>
            <m:r>
              <w:rPr>
                <w:rFonts w:ascii="Cambria Math" w:hAnsi="Cambria Math"/>
                <w:sz w:val="24"/>
                <w:szCs w:val="24"/>
              </w:rPr>
              <m:t>T</m:t>
            </m:r>
          </m:e>
          <m:sub>
            <m:r>
              <w:rPr>
                <w:rFonts w:ascii="Cambria Math" w:hAnsi="Cambria Math"/>
                <w:sz w:val="24"/>
                <w:szCs w:val="24"/>
              </w:rPr>
              <m:t>z</m:t>
            </m:r>
          </m:sub>
          <m:sup>
            <m:r>
              <w:rPr>
                <w:rFonts w:ascii="Cambria Math" w:hAnsi="Cambria Math"/>
                <w:sz w:val="24"/>
                <w:szCs w:val="24"/>
              </w:rPr>
              <m:t>'</m:t>
            </m:r>
          </m:sup>
        </m:sSubSup>
      </m:oMath>
      <w:r w:rsidRPr="008D5A6C">
        <w:rPr>
          <w:rFonts w:ascii="Times New Roman" w:hAnsi="Times New Roman"/>
          <w:sz w:val="24"/>
          <w:szCs w:val="24"/>
        </w:rPr>
        <w:t xml:space="preserve"> are translation rates in m/year; </w:t>
      </w:r>
      <m:oMath>
        <m:sSubSup>
          <m:sSubSupPr>
            <m:ctrlPr>
              <w:ins w:id="38" w:author="Wang, Guoquan" w:date="2026-04-02T12:36:00Z" w16du:dateUtc="2026-04-02T17:36:00Z">
                <w:rPr>
                  <w:rFonts w:ascii="Cambria Math" w:hAnsi="Cambria Math"/>
                  <w:i/>
                  <w:sz w:val="24"/>
                  <w:szCs w:val="24"/>
                </w:rPr>
              </w:ins>
            </m:ctrlPr>
          </m:sSubSupPr>
          <m:e>
            <m:r>
              <w:rPr>
                <w:rFonts w:ascii="Cambria Math" w:hAnsi="Cambria Math"/>
                <w:sz w:val="24"/>
                <w:szCs w:val="24"/>
              </w:rPr>
              <m:t>R</m:t>
            </m:r>
          </m:e>
          <m:sub>
            <m:r>
              <w:rPr>
                <w:rFonts w:ascii="Cambria Math" w:hAnsi="Cambria Math"/>
                <w:sz w:val="24"/>
                <w:szCs w:val="24"/>
              </w:rPr>
              <m:t>x</m:t>
            </m:r>
          </m:sub>
          <m:sup>
            <m:r>
              <w:rPr>
                <w:rFonts w:ascii="Cambria Math" w:hAnsi="Cambria Math"/>
                <w:sz w:val="24"/>
                <w:szCs w:val="24"/>
              </w:rPr>
              <m:t>'</m:t>
            </m:r>
          </m:sup>
        </m:sSubSup>
      </m:oMath>
      <w:r w:rsidRPr="008D5A6C">
        <w:rPr>
          <w:rFonts w:ascii="Times New Roman" w:hAnsi="Times New Roman"/>
          <w:sz w:val="24"/>
          <w:szCs w:val="24"/>
        </w:rPr>
        <w:t xml:space="preserve">, </w:t>
      </w:r>
      <m:oMath>
        <m:sSubSup>
          <m:sSubSupPr>
            <m:ctrlPr>
              <w:ins w:id="39" w:author="Wang, Guoquan" w:date="2026-04-02T12:36:00Z" w16du:dateUtc="2026-04-02T17:36:00Z">
                <w:rPr>
                  <w:rFonts w:ascii="Cambria Math" w:hAnsi="Cambria Math"/>
                  <w:i/>
                  <w:sz w:val="24"/>
                  <w:szCs w:val="24"/>
                </w:rPr>
              </w:ins>
            </m:ctrlPr>
          </m:sSubSupPr>
          <m:e>
            <m:r>
              <w:rPr>
                <w:rFonts w:ascii="Cambria Math" w:hAnsi="Cambria Math"/>
                <w:sz w:val="24"/>
                <w:szCs w:val="24"/>
              </w:rPr>
              <m:t>R</m:t>
            </m:r>
          </m:e>
          <m:sub>
            <m:r>
              <w:rPr>
                <w:rFonts w:ascii="Cambria Math" w:hAnsi="Cambria Math"/>
                <w:sz w:val="24"/>
                <w:szCs w:val="24"/>
              </w:rPr>
              <m:t>y</m:t>
            </m:r>
          </m:sub>
          <m:sup>
            <m:r>
              <w:rPr>
                <w:rFonts w:ascii="Cambria Math" w:hAnsi="Cambria Math"/>
                <w:sz w:val="24"/>
                <w:szCs w:val="24"/>
              </w:rPr>
              <m:t>'</m:t>
            </m:r>
          </m:sup>
        </m:sSubSup>
      </m:oMath>
      <w:r w:rsidRPr="008D5A6C">
        <w:rPr>
          <w:rFonts w:ascii="Times New Roman" w:hAnsi="Times New Roman"/>
          <w:sz w:val="24"/>
          <w:szCs w:val="24"/>
        </w:rPr>
        <w:t xml:space="preserve">, </w:t>
      </w:r>
      <m:oMath>
        <m:sSubSup>
          <m:sSubSupPr>
            <m:ctrlPr>
              <w:ins w:id="40" w:author="Wang, Guoquan" w:date="2026-04-02T12:36:00Z" w16du:dateUtc="2026-04-02T17:36:00Z">
                <w:rPr>
                  <w:rFonts w:ascii="Cambria Math" w:hAnsi="Cambria Math"/>
                  <w:i/>
                  <w:sz w:val="24"/>
                  <w:szCs w:val="24"/>
                </w:rPr>
              </w:ins>
            </m:ctrlPr>
          </m:sSubSupPr>
          <m:e>
            <m:r>
              <w:rPr>
                <w:rFonts w:ascii="Cambria Math" w:hAnsi="Cambria Math"/>
                <w:sz w:val="24"/>
                <w:szCs w:val="24"/>
              </w:rPr>
              <m:t>R</m:t>
            </m:r>
          </m:e>
          <m:sub>
            <m:r>
              <w:rPr>
                <w:rFonts w:ascii="Cambria Math" w:hAnsi="Cambria Math"/>
                <w:sz w:val="24"/>
                <w:szCs w:val="24"/>
              </w:rPr>
              <m:t>z</m:t>
            </m:r>
          </m:sub>
          <m:sup>
            <m:r>
              <w:rPr>
                <w:rFonts w:ascii="Cambria Math" w:hAnsi="Cambria Math"/>
                <w:sz w:val="24"/>
                <w:szCs w:val="24"/>
              </w:rPr>
              <m:t>'</m:t>
            </m:r>
          </m:sup>
        </m:sSubSup>
      </m:oMath>
      <w:r w:rsidRPr="008D5A6C">
        <w:rPr>
          <w:rFonts w:ascii="Times New Roman" w:hAnsi="Times New Roman"/>
          <w:sz w:val="24"/>
          <w:szCs w:val="24"/>
        </w:rPr>
        <w:t xml:space="preserve"> are rotation rates in rad/year. With the one-set 7-parameter method, the forward transformation from a global (abbreviated as G) to regional (abbreviated as R) refence frame is </w:t>
      </w:r>
    </w:p>
    <w:p w14:paraId="1F72FEA6" w14:textId="77777777" w:rsidR="00B96CEC" w:rsidRPr="008D5A6C" w:rsidRDefault="00000000" w:rsidP="001C47D7">
      <w:pPr>
        <w:pStyle w:val="MDPI33textspaceafter"/>
        <w:spacing w:before="240" w:after="0" w:line="360" w:lineRule="auto"/>
        <w:ind w:firstLine="0"/>
        <w:rPr>
          <w:rFonts w:ascii="Times New Roman" w:hAnsi="Times New Roman"/>
          <w:sz w:val="24"/>
          <w:szCs w:val="24"/>
        </w:rPr>
      </w:pP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R</m:t>
            </m:r>
          </m:sub>
        </m:sSub>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G</m:t>
            </m:r>
          </m:sub>
        </m:sSub>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+∆t</m:t>
        </m:r>
        <m:sSup>
          <m:sSupPr>
            <m:ctrlPr>
              <w:ins w:id="41" w:author="Wang, Guoquan" w:date="2026-04-02T12:36:00Z" w16du:dateUtc="2026-04-02T17:36:00Z">
                <w:rPr>
                  <w:rFonts w:ascii="Cambria Math" w:hAnsi="Cambria Math"/>
                  <w:i/>
                  <w:sz w:val="24"/>
                  <w:szCs w:val="24"/>
                </w:rPr>
              </w:ins>
            </m:ctrlPr>
          </m:sSupPr>
          <m:e>
            <m:r>
              <w:rPr>
                <w:rFonts w:ascii="Cambria Math" w:hAnsi="Cambria Math"/>
                <w:sz w:val="24"/>
                <w:szCs w:val="24"/>
              </w:rPr>
              <m:t>T</m:t>
            </m:r>
          </m:e>
          <m:sup>
            <m:r>
              <w:rPr>
                <w:rFonts w:ascii="Cambria Math" w:hAnsi="Cambria Math"/>
                <w:sz w:val="24"/>
                <w:szCs w:val="24"/>
              </w:rPr>
              <m:t>'</m:t>
            </m:r>
          </m:sup>
        </m:sSup>
        <m:r>
          <w:rPr>
            <w:rFonts w:ascii="Cambria Math" w:hAnsi="Cambria Math"/>
            <w:sz w:val="24"/>
            <w:szCs w:val="24"/>
          </w:rPr>
          <m:t>+∆t</m:t>
        </m:r>
        <m:sSub>
          <m:sSubPr>
            <m:ctrlPr>
              <w:rPr>
                <w:rFonts w:ascii="Cambria Math" w:hAnsi="Cambria Math"/>
                <w:i/>
                <w:sz w:val="24"/>
                <w:szCs w:val="24"/>
              </w:rPr>
            </m:ctrlPr>
          </m:sSubPr>
          <m:e>
            <m:sSub>
              <m:sSubPr>
                <m:ctrlPr>
                  <w:rPr>
                    <w:rFonts w:ascii="Cambria Math" w:hAnsi="Cambria Math"/>
                    <w:i/>
                    <w:sz w:val="24"/>
                    <w:szCs w:val="24"/>
                  </w:rPr>
                </m:ctrlPr>
              </m:sSubPr>
              <m:e>
                <m:d>
                  <m:dPr>
                    <m:begChr m:val="["/>
                    <m:endChr m:val="]"/>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m:t>
                        </m:r>
                      </m:sup>
                    </m:sSup>
                  </m:e>
                </m:d>
              </m:e>
              <m:sub>
                <m:r>
                  <w:rPr>
                    <w:rFonts w:ascii="Cambria Math" w:hAnsi="Cambria Math"/>
                    <w:sz w:val="24"/>
                    <w:szCs w:val="24"/>
                  </w:rPr>
                  <m:t>×</m:t>
                </m:r>
              </m:sub>
            </m:sSub>
            <m:r>
              <w:rPr>
                <w:rFonts w:ascii="Cambria Math" w:hAnsi="Cambria Math"/>
                <w:sz w:val="24"/>
                <w:szCs w:val="24"/>
              </w:rPr>
              <m:t>∙P</m:t>
            </m:r>
          </m:e>
          <m:sub>
            <m:r>
              <w:rPr>
                <w:rFonts w:ascii="Cambria Math" w:hAnsi="Cambria Math"/>
                <w:sz w:val="24"/>
                <w:szCs w:val="24"/>
              </w:rPr>
              <m:t>G</m:t>
            </m:r>
          </m:sub>
        </m:sSub>
        <m:r>
          <w:rPr>
            <w:rFonts w:ascii="Cambria Math" w:hAnsi="Cambria Math"/>
            <w:sz w:val="24"/>
            <w:szCs w:val="24"/>
          </w:rPr>
          <m:t>(t)</m:t>
        </m:r>
      </m:oMath>
      <w:r w:rsidR="00B96CEC" w:rsidRPr="008D5A6C">
        <w:rPr>
          <w:rFonts w:ascii="Times New Roman" w:hAnsi="Times New Roman"/>
          <w:sz w:val="24"/>
          <w:szCs w:val="24"/>
        </w:rPr>
        <w:t xml:space="preserve">               (1)</w:t>
      </w:r>
    </w:p>
    <w:p w14:paraId="199FF98D" w14:textId="1BBA262D" w:rsidR="00B96CEC" w:rsidRPr="008D5A6C" w:rsidRDefault="00B96CEC" w:rsidP="001C47D7">
      <w:pPr>
        <w:pStyle w:val="MDPI33textspaceafter"/>
        <w:spacing w:before="240" w:after="0" w:line="360" w:lineRule="auto"/>
        <w:ind w:firstLine="0"/>
        <w:rPr>
          <w:rFonts w:ascii="Times New Roman" w:hAnsi="Times New Roman"/>
          <w:sz w:val="24"/>
          <w:szCs w:val="24"/>
        </w:rPr>
      </w:pPr>
      <w:r w:rsidRPr="008D5A6C">
        <w:rPr>
          <w:rFonts w:ascii="Times New Roman" w:hAnsi="Times New Roman"/>
          <w:sz w:val="24"/>
          <w:szCs w:val="24"/>
        </w:rPr>
        <w:t xml:space="preserve">where the skew-symmetric cross-product matrix </w:t>
      </w:r>
      <m:oMath>
        <m:sSub>
          <m:sSubPr>
            <m:ctrlPr>
              <w:rPr>
                <w:rFonts w:ascii="Cambria Math" w:hAnsi="Cambria Math"/>
                <w:i/>
                <w:sz w:val="24"/>
                <w:szCs w:val="24"/>
              </w:rPr>
            </m:ctrlPr>
          </m:sSubPr>
          <m:e>
            <m:d>
              <m:dPr>
                <m:begChr m:val="["/>
                <m:endChr m:val="]"/>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m:t>
                    </m:r>
                  </m:sup>
                </m:sSup>
              </m:e>
            </m:d>
          </m:e>
          <m:sub>
            <m:r>
              <w:rPr>
                <w:rFonts w:ascii="Cambria Math" w:hAnsi="Cambria Math"/>
                <w:sz w:val="24"/>
                <w:szCs w:val="24"/>
              </w:rPr>
              <m:t>x</m:t>
            </m:r>
          </m:sub>
        </m:sSub>
      </m:oMath>
      <w:r w:rsidRPr="008D5A6C">
        <w:rPr>
          <w:rFonts w:ascii="Times New Roman" w:hAnsi="Times New Roman"/>
          <w:sz w:val="24"/>
          <w:szCs w:val="24"/>
        </w:rPr>
        <w:t xml:space="preserve"> is </w:t>
      </w:r>
    </w:p>
    <w:p w14:paraId="2935687F" w14:textId="657CA22E" w:rsidR="00B96CEC" w:rsidRPr="008D5A6C" w:rsidRDefault="00000000" w:rsidP="001C47D7">
      <w:pPr>
        <w:pStyle w:val="MDPI33textspaceafter"/>
        <w:spacing w:before="240" w:after="0" w:line="360" w:lineRule="auto"/>
        <w:ind w:firstLine="0"/>
        <w:rPr>
          <w:rFonts w:ascii="Times New Roman" w:hAnsi="Times New Roman"/>
          <w:sz w:val="24"/>
          <w:szCs w:val="24"/>
        </w:rPr>
      </w:pPr>
      <m:oMath>
        <m:sSub>
          <m:sSubPr>
            <m:ctrlPr>
              <w:rPr>
                <w:rFonts w:ascii="Cambria Math" w:hAnsi="Cambria Math"/>
                <w:i/>
                <w:sz w:val="24"/>
                <w:szCs w:val="24"/>
              </w:rPr>
            </m:ctrlPr>
          </m:sSubPr>
          <m:e>
            <m:d>
              <m:dPr>
                <m:begChr m:val="["/>
                <m:endChr m:val="]"/>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m:t>
                    </m:r>
                  </m:sup>
                </m:sSup>
              </m:e>
            </m:d>
          </m:e>
          <m:sub>
            <m:r>
              <w:rPr>
                <w:rFonts w:ascii="Cambria Math" w:hAnsi="Cambria Math"/>
                <w:sz w:val="24"/>
                <w:szCs w:val="24"/>
              </w:rPr>
              <m:t>x</m:t>
            </m:r>
          </m:sub>
        </m:sSub>
        <m:r>
          <w:rPr>
            <w:rFonts w:ascii="Cambria Math" w:hAnsi="Cambria Math"/>
            <w:sz w:val="24"/>
            <w:szCs w:val="24"/>
          </w:rPr>
          <m:t>=</m:t>
        </m:r>
        <m:d>
          <m:dPr>
            <m:begChr m:val="["/>
            <m:endChr m:val="]"/>
            <m:ctrlPr>
              <w:rPr>
                <w:rFonts w:ascii="Cambria Math" w:hAnsi="Cambria Math"/>
                <w:i/>
                <w:sz w:val="24"/>
                <w:szCs w:val="24"/>
              </w:rPr>
            </m:ctrlPr>
          </m:dPr>
          <m:e>
            <m:m>
              <m:mPr>
                <m:mcs>
                  <m:mc>
                    <m:mcPr>
                      <m:count m:val="3"/>
                      <m:mcJc m:val="center"/>
                    </m:mcPr>
                  </m:mc>
                </m:mcs>
                <m:ctrlPr>
                  <w:rPr>
                    <w:rFonts w:ascii="Cambria Math" w:hAnsi="Cambria Math"/>
                    <w:i/>
                    <w:sz w:val="24"/>
                    <w:szCs w:val="24"/>
                  </w:rPr>
                </m:ctrlPr>
              </m:mPr>
              <m:mr>
                <m:e>
                  <m:r>
                    <w:rPr>
                      <w:rFonts w:ascii="Cambria Math" w:hAnsi="Cambria Math"/>
                      <w:sz w:val="24"/>
                      <w:szCs w:val="24"/>
                    </w:rPr>
                    <m:t>0</m:t>
                  </m:r>
                </m:e>
                <m:e>
                  <m:sSubSup>
                    <m:sSubSupPr>
                      <m:ctrlPr>
                        <w:rPr>
                          <w:rFonts w:ascii="Cambria Math" w:hAnsi="Cambria Math"/>
                          <w:i/>
                          <w:sz w:val="24"/>
                          <w:szCs w:val="24"/>
                        </w:rPr>
                      </m:ctrlPr>
                    </m:sSubSupPr>
                    <m:e>
                      <m:r>
                        <w:rPr>
                          <w:rFonts w:ascii="Cambria Math" w:hAnsi="Cambria Math"/>
                          <w:sz w:val="24"/>
                          <w:szCs w:val="24"/>
                        </w:rPr>
                        <m:t>R</m:t>
                      </m:r>
                    </m:e>
                    <m:sub>
                      <m:r>
                        <w:rPr>
                          <w:rFonts w:ascii="Cambria Math" w:hAnsi="Cambria Math"/>
                          <w:sz w:val="24"/>
                          <w:szCs w:val="24"/>
                        </w:rPr>
                        <m:t>z</m:t>
                      </m:r>
                    </m:sub>
                    <m:sup>
                      <m:r>
                        <w:rPr>
                          <w:rFonts w:ascii="Cambria Math" w:hAnsi="Cambria Math"/>
                          <w:sz w:val="24"/>
                          <w:szCs w:val="24"/>
                        </w:rPr>
                        <m:t>'</m:t>
                      </m:r>
                    </m:sup>
                  </m:sSubSup>
                </m:e>
                <m:e>
                  <m:sSubSup>
                    <m:sSubSupPr>
                      <m:ctrlPr>
                        <w:rPr>
                          <w:rFonts w:ascii="Cambria Math" w:hAnsi="Cambria Math"/>
                          <w:i/>
                          <w:sz w:val="24"/>
                          <w:szCs w:val="24"/>
                        </w:rPr>
                      </m:ctrlPr>
                    </m:sSubSupPr>
                    <m:e>
                      <m:r>
                        <w:rPr>
                          <w:rFonts w:ascii="Cambria Math" w:hAnsi="Cambria Math"/>
                          <w:sz w:val="24"/>
                          <w:szCs w:val="24"/>
                        </w:rPr>
                        <m:t>-R</m:t>
                      </m:r>
                    </m:e>
                    <m:sub>
                      <m:r>
                        <w:rPr>
                          <w:rFonts w:ascii="Cambria Math" w:hAnsi="Cambria Math"/>
                          <w:sz w:val="24"/>
                          <w:szCs w:val="24"/>
                        </w:rPr>
                        <m:t>y</m:t>
                      </m:r>
                    </m:sub>
                    <m:sup>
                      <m:r>
                        <w:rPr>
                          <w:rFonts w:ascii="Cambria Math" w:hAnsi="Cambria Math"/>
                          <w:sz w:val="24"/>
                          <w:szCs w:val="24"/>
                        </w:rPr>
                        <m:t>'</m:t>
                      </m:r>
                    </m:sup>
                  </m:sSubSup>
                </m:e>
              </m:mr>
              <m:mr>
                <m:e>
                  <m:sSubSup>
                    <m:sSubSupPr>
                      <m:ctrlPr>
                        <w:rPr>
                          <w:rFonts w:ascii="Cambria Math" w:hAnsi="Cambria Math"/>
                          <w:i/>
                          <w:sz w:val="24"/>
                          <w:szCs w:val="24"/>
                        </w:rPr>
                      </m:ctrlPr>
                    </m:sSubSupPr>
                    <m:e>
                      <m:r>
                        <w:rPr>
                          <w:rFonts w:ascii="Cambria Math" w:hAnsi="Cambria Math"/>
                          <w:sz w:val="24"/>
                          <w:szCs w:val="24"/>
                        </w:rPr>
                        <m:t>-R</m:t>
                      </m:r>
                    </m:e>
                    <m:sub>
                      <m:r>
                        <w:rPr>
                          <w:rFonts w:ascii="Cambria Math" w:hAnsi="Cambria Math"/>
                          <w:sz w:val="24"/>
                          <w:szCs w:val="24"/>
                        </w:rPr>
                        <m:t>z</m:t>
                      </m:r>
                    </m:sub>
                    <m:sup>
                      <m:r>
                        <w:rPr>
                          <w:rFonts w:ascii="Cambria Math" w:hAnsi="Cambria Math"/>
                          <w:sz w:val="24"/>
                          <w:szCs w:val="24"/>
                        </w:rPr>
                        <m:t>'</m:t>
                      </m:r>
                    </m:sup>
                  </m:sSubSup>
                </m:e>
                <m:e>
                  <m:r>
                    <w:rPr>
                      <w:rFonts w:ascii="Cambria Math" w:hAnsi="Cambria Math"/>
                      <w:sz w:val="24"/>
                      <w:szCs w:val="24"/>
                    </w:rPr>
                    <m:t>0</m:t>
                  </m:r>
                </m:e>
                <m:e>
                  <m:sSubSup>
                    <m:sSubSupPr>
                      <m:ctrlPr>
                        <w:rPr>
                          <w:rFonts w:ascii="Cambria Math" w:hAnsi="Cambria Math"/>
                          <w:i/>
                          <w:sz w:val="24"/>
                          <w:szCs w:val="24"/>
                        </w:rPr>
                      </m:ctrlPr>
                    </m:sSubSupPr>
                    <m:e>
                      <m:r>
                        <w:rPr>
                          <w:rFonts w:ascii="Cambria Math" w:hAnsi="Cambria Math"/>
                          <w:sz w:val="24"/>
                          <w:szCs w:val="24"/>
                        </w:rPr>
                        <m:t>R</m:t>
                      </m:r>
                    </m:e>
                    <m:sub>
                      <m:r>
                        <w:rPr>
                          <w:rFonts w:ascii="Cambria Math" w:hAnsi="Cambria Math"/>
                          <w:sz w:val="24"/>
                          <w:szCs w:val="24"/>
                        </w:rPr>
                        <m:t>x</m:t>
                      </m:r>
                    </m:sub>
                    <m:sup>
                      <m:r>
                        <w:rPr>
                          <w:rFonts w:ascii="Cambria Math" w:hAnsi="Cambria Math"/>
                          <w:sz w:val="24"/>
                          <w:szCs w:val="24"/>
                        </w:rPr>
                        <m:t>'</m:t>
                      </m:r>
                    </m:sup>
                  </m:sSubSup>
                </m:e>
              </m:mr>
              <m:mr>
                <m:e>
                  <m:sSubSup>
                    <m:sSubSupPr>
                      <m:ctrlPr>
                        <w:rPr>
                          <w:rFonts w:ascii="Cambria Math" w:hAnsi="Cambria Math"/>
                          <w:i/>
                          <w:sz w:val="24"/>
                          <w:szCs w:val="24"/>
                        </w:rPr>
                      </m:ctrlPr>
                    </m:sSubSupPr>
                    <m:e>
                      <m:r>
                        <w:rPr>
                          <w:rFonts w:ascii="Cambria Math" w:hAnsi="Cambria Math"/>
                          <w:sz w:val="24"/>
                          <w:szCs w:val="24"/>
                        </w:rPr>
                        <m:t>R</m:t>
                      </m:r>
                    </m:e>
                    <m:sub>
                      <m:r>
                        <w:rPr>
                          <w:rFonts w:ascii="Cambria Math" w:hAnsi="Cambria Math"/>
                          <w:sz w:val="24"/>
                          <w:szCs w:val="24"/>
                        </w:rPr>
                        <m:t>y</m:t>
                      </m:r>
                    </m:sub>
                    <m:sup>
                      <m:r>
                        <w:rPr>
                          <w:rFonts w:ascii="Cambria Math" w:hAnsi="Cambria Math"/>
                          <w:sz w:val="24"/>
                          <w:szCs w:val="24"/>
                        </w:rPr>
                        <m:t>'</m:t>
                      </m:r>
                    </m:sup>
                  </m:sSubSup>
                </m:e>
                <m:e>
                  <m:sSubSup>
                    <m:sSubSupPr>
                      <m:ctrlPr>
                        <w:rPr>
                          <w:rFonts w:ascii="Cambria Math" w:hAnsi="Cambria Math"/>
                          <w:i/>
                          <w:sz w:val="24"/>
                          <w:szCs w:val="24"/>
                        </w:rPr>
                      </m:ctrlPr>
                    </m:sSubSupPr>
                    <m:e>
                      <m:r>
                        <w:rPr>
                          <w:rFonts w:ascii="Cambria Math" w:hAnsi="Cambria Math"/>
                          <w:sz w:val="24"/>
                          <w:szCs w:val="24"/>
                        </w:rPr>
                        <m:t>-R</m:t>
                      </m:r>
                    </m:e>
                    <m:sub>
                      <m:r>
                        <w:rPr>
                          <w:rFonts w:ascii="Cambria Math" w:hAnsi="Cambria Math"/>
                          <w:sz w:val="24"/>
                          <w:szCs w:val="24"/>
                        </w:rPr>
                        <m:t>x</m:t>
                      </m:r>
                    </m:sub>
                    <m:sup>
                      <m:r>
                        <w:rPr>
                          <w:rFonts w:ascii="Cambria Math" w:hAnsi="Cambria Math"/>
                          <w:sz w:val="24"/>
                          <w:szCs w:val="24"/>
                        </w:rPr>
                        <m:t>'</m:t>
                      </m:r>
                    </m:sup>
                  </m:sSubSup>
                </m:e>
                <m:e>
                  <m:r>
                    <w:rPr>
                      <w:rFonts w:ascii="Cambria Math" w:hAnsi="Cambria Math"/>
                      <w:sz w:val="24"/>
                      <w:szCs w:val="24"/>
                    </w:rPr>
                    <m:t>0</m:t>
                  </m:r>
                </m:e>
              </m:mr>
            </m:m>
          </m:e>
        </m:d>
      </m:oMath>
      <w:r w:rsidR="00B96CEC" w:rsidRPr="008D5A6C">
        <w:rPr>
          <w:rFonts w:ascii="Times New Roman" w:hAnsi="Times New Roman"/>
          <w:sz w:val="24"/>
          <w:szCs w:val="24"/>
        </w:rPr>
        <w:t xml:space="preserve">                                 (2)</w:t>
      </w:r>
    </w:p>
    <w:p w14:paraId="00F6948D" w14:textId="77777777" w:rsidR="00B96CEC" w:rsidRPr="008D5A6C" w:rsidRDefault="00B96CEC" w:rsidP="001C47D7">
      <w:pPr>
        <w:pStyle w:val="MDPI33textspaceafter"/>
        <w:spacing w:before="240" w:after="0" w:line="360" w:lineRule="auto"/>
        <w:ind w:firstLine="0"/>
        <w:rPr>
          <w:rFonts w:ascii="Times New Roman" w:hAnsi="Times New Roman"/>
          <w:sz w:val="24"/>
          <w:szCs w:val="24"/>
        </w:rPr>
      </w:pPr>
      <w:r w:rsidRPr="008D5A6C">
        <w:rPr>
          <w:rFonts w:ascii="Times New Roman" w:hAnsi="Times New Roman"/>
          <w:sz w:val="24"/>
          <w:szCs w:val="24"/>
        </w:rPr>
        <w:t xml:space="preserve">Explicitly, </w:t>
      </w:r>
    </w:p>
    <w:p w14:paraId="0EAD927C" w14:textId="77777777" w:rsidR="00B96CEC" w:rsidRPr="008D5A6C" w:rsidRDefault="00000000" w:rsidP="001C47D7">
      <w:pPr>
        <w:spacing w:before="240" w:line="360" w:lineRule="auto"/>
        <w:rPr>
          <w:rFonts w:ascii="Times New Roman" w:eastAsia="SimSun" w:hAnsi="Times New Roman" w:cs="Times New Roman"/>
          <w:lang w:eastAsia="en-US"/>
        </w:rPr>
      </w:pPr>
      <m:oMathPara>
        <m:oMathParaPr>
          <m:jc m:val="left"/>
        </m:oMathParaPr>
        <m:oMath>
          <m:sSub>
            <m:sSubPr>
              <m:ctrlPr>
                <w:ins w:id="42" w:author="Wang, Guoquan" w:date="2026-04-02T12:36:00Z" w16du:dateUtc="2026-04-02T17:36:00Z">
                  <w:rPr>
                    <w:rFonts w:ascii="Cambria Math" w:eastAsia="SimSun" w:hAnsi="Cambria Math" w:cs="Times New Roman"/>
                    <w:lang w:eastAsia="en-US"/>
                  </w:rPr>
                </w:ins>
              </m:ctrlPr>
            </m:sSubPr>
            <m:e>
              <m:r>
                <w:rPr>
                  <w:rFonts w:ascii="Cambria Math" w:eastAsia="SimSun" w:hAnsi="Cambria Math" w:cs="Times New Roman"/>
                  <w:lang w:eastAsia="en-US"/>
                </w:rPr>
                <m:t>X</m:t>
              </m:r>
              <m:r>
                <m:rPr>
                  <m:sty m:val="p"/>
                </m:rPr>
                <w:rPr>
                  <w:rFonts w:ascii="Cambria Math" w:eastAsia="SimSun" w:hAnsi="Cambria Math" w:cs="Times New Roman"/>
                  <w:lang w:eastAsia="en-US"/>
                </w:rPr>
                <m:t>(</m:t>
              </m:r>
              <m:r>
                <w:rPr>
                  <w:rFonts w:ascii="Cambria Math" w:eastAsia="SimSun" w:hAnsi="Cambria Math" w:cs="Times New Roman"/>
                  <w:lang w:eastAsia="en-US"/>
                </w:rPr>
                <m:t>t</m:t>
              </m:r>
              <m:r>
                <m:rPr>
                  <m:sty m:val="p"/>
                </m:rPr>
                <w:rPr>
                  <w:rFonts w:ascii="Cambria Math" w:eastAsia="SimSun" w:hAnsi="Cambria Math" w:cs="Times New Roman"/>
                  <w:lang w:eastAsia="en-US"/>
                </w:rPr>
                <m:t>)</m:t>
              </m:r>
            </m:e>
            <m:sub>
              <m:r>
                <w:rPr>
                  <w:rFonts w:ascii="Cambria Math" w:eastAsia="SimSun" w:hAnsi="Cambria Math" w:cs="Times New Roman"/>
                  <w:lang w:eastAsia="en-US"/>
                </w:rPr>
                <m:t>R</m:t>
              </m:r>
            </m:sub>
          </m:sSub>
          <m:r>
            <m:rPr>
              <m:nor/>
            </m:rPr>
            <w:rPr>
              <w:rFonts w:ascii="Times New Roman" w:eastAsia="SimSun" w:hAnsi="Times New Roman" w:cs="Times New Roman"/>
              <w:lang w:eastAsia="en-US"/>
            </w:rPr>
            <m:t>=</m:t>
          </m:r>
          <m:sSub>
            <m:sSubPr>
              <m:ctrlPr>
                <w:ins w:id="43" w:author="Wang, Guoquan" w:date="2026-04-02T12:36:00Z" w16du:dateUtc="2026-04-02T17:36:00Z">
                  <w:rPr>
                    <w:rFonts w:ascii="Cambria Math" w:eastAsia="SimSun" w:hAnsi="Cambria Math" w:cs="Times New Roman"/>
                    <w:lang w:eastAsia="en-US"/>
                  </w:rPr>
                </w:ins>
              </m:ctrlPr>
            </m:sSubPr>
            <m:e>
              <m:r>
                <w:rPr>
                  <w:rFonts w:ascii="Cambria Math" w:eastAsia="SimSun" w:hAnsi="Cambria Math" w:cs="Times New Roman"/>
                  <w:lang w:eastAsia="en-US"/>
                </w:rPr>
                <m:t>X</m:t>
              </m:r>
              <m:r>
                <m:rPr>
                  <m:sty m:val="p"/>
                </m:rPr>
                <w:rPr>
                  <w:rFonts w:ascii="Cambria Math" w:eastAsia="SimSun" w:hAnsi="Cambria Math" w:cs="Times New Roman"/>
                  <w:lang w:eastAsia="en-US"/>
                </w:rPr>
                <m:t>(</m:t>
              </m:r>
              <m:r>
                <w:rPr>
                  <w:rFonts w:ascii="Cambria Math" w:eastAsia="SimSun" w:hAnsi="Cambria Math" w:cs="Times New Roman"/>
                  <w:lang w:eastAsia="en-US"/>
                </w:rPr>
                <m:t>t</m:t>
              </m:r>
              <m:r>
                <m:rPr>
                  <m:sty m:val="p"/>
                </m:rPr>
                <w:rPr>
                  <w:rFonts w:ascii="Cambria Math" w:eastAsia="SimSun" w:hAnsi="Cambria Math" w:cs="Times New Roman"/>
                  <w:lang w:eastAsia="en-US"/>
                </w:rPr>
                <m:t>)</m:t>
              </m:r>
            </m:e>
            <m:sub>
              <m:r>
                <w:rPr>
                  <w:rFonts w:ascii="Cambria Math" w:eastAsia="SimSun" w:hAnsi="Cambria Math" w:cs="Times New Roman"/>
                  <w:lang w:eastAsia="en-US"/>
                </w:rPr>
                <m:t>G</m:t>
              </m:r>
            </m:sub>
          </m:sSub>
          <m:r>
            <m:rPr>
              <m:sty m:val="p"/>
            </m:rPr>
            <w:rPr>
              <w:rFonts w:ascii="Cambria Math" w:eastAsia="SimSun" w:hAnsi="Cambria Math" w:cs="Times New Roman"/>
              <w:lang w:eastAsia="en-US"/>
            </w:rPr>
            <m:t>+</m:t>
          </m:r>
          <m:sSubSup>
            <m:sSubSupPr>
              <m:ctrlPr>
                <w:ins w:id="44" w:author="Wang, Guoquan" w:date="2026-04-02T12:36:00Z" w16du:dateUtc="2026-04-02T17:36:00Z">
                  <w:rPr>
                    <w:rFonts w:ascii="Cambria Math" w:eastAsia="SimSun" w:hAnsi="Cambria Math" w:cs="Times New Roman"/>
                    <w:lang w:eastAsia="en-US"/>
                  </w:rPr>
                </w:ins>
              </m:ctrlPr>
            </m:sSubSupPr>
            <m:e>
              <m:r>
                <w:rPr>
                  <w:rFonts w:ascii="Cambria Math" w:eastAsia="SimSun" w:hAnsi="Cambria Math" w:cs="Times New Roman"/>
                  <w:lang w:eastAsia="en-US"/>
                </w:rPr>
                <m:t>T</m:t>
              </m:r>
            </m:e>
            <m:sub>
              <m:r>
                <w:rPr>
                  <w:rFonts w:ascii="Cambria Math" w:eastAsia="SimSun" w:hAnsi="Cambria Math" w:cs="Times New Roman"/>
                  <w:lang w:eastAsia="en-US"/>
                </w:rPr>
                <m:t>x</m:t>
              </m:r>
            </m:sub>
            <m:sup>
              <m:r>
                <m:rPr>
                  <m:sty m:val="p"/>
                </m:rPr>
                <w:rPr>
                  <w:rFonts w:ascii="Cambria Math" w:eastAsia="SimSun" w:hAnsi="Cambria Math" w:cs="Times New Roman"/>
                  <w:lang w:eastAsia="en-US"/>
                </w:rPr>
                <m:t>'</m:t>
              </m:r>
            </m:sup>
          </m:sSubSup>
          <m:r>
            <m:rPr>
              <m:sty m:val="p"/>
            </m:rPr>
            <w:rPr>
              <w:rFonts w:ascii="Cambria Math" w:eastAsia="SimSun" w:hAnsi="Cambria Math" w:cs="Times New Roman"/>
              <w:lang w:eastAsia="en-US"/>
            </w:rPr>
            <m:t>∙(</m:t>
          </m:r>
          <m:r>
            <w:rPr>
              <w:rFonts w:ascii="Cambria Math" w:eastAsia="SimSun" w:hAnsi="Cambria Math" w:cs="Times New Roman"/>
              <w:lang w:eastAsia="en-US"/>
            </w:rPr>
            <m:t>t</m:t>
          </m:r>
          <m:r>
            <m:rPr>
              <m:sty m:val="p"/>
            </m:rPr>
            <w:rPr>
              <w:rFonts w:ascii="Cambria Math" w:eastAsia="SimSun" w:hAnsi="Cambria Math" w:cs="Times New Roman"/>
              <w:lang w:eastAsia="en-US"/>
            </w:rPr>
            <m:t>-</m:t>
          </m:r>
          <m:sSub>
            <m:sSubPr>
              <m:ctrlPr>
                <w:ins w:id="45" w:author="Wang, Guoquan" w:date="2026-04-02T12:36:00Z" w16du:dateUtc="2026-04-02T17:36:00Z">
                  <w:rPr>
                    <w:rFonts w:ascii="Cambria Math" w:eastAsia="SimSun" w:hAnsi="Cambria Math" w:cs="Times New Roman"/>
                    <w:lang w:eastAsia="en-US"/>
                  </w:rPr>
                </w:ins>
              </m:ctrlPr>
            </m:sSubPr>
            <m:e>
              <m:r>
                <w:rPr>
                  <w:rFonts w:ascii="Cambria Math" w:eastAsia="SimSun" w:hAnsi="Cambria Math" w:cs="Times New Roman"/>
                  <w:lang w:eastAsia="en-US"/>
                </w:rPr>
                <m:t>t</m:t>
              </m:r>
            </m:e>
            <m:sub>
              <m:r>
                <m:rPr>
                  <m:sty m:val="p"/>
                </m:rPr>
                <w:rPr>
                  <w:rFonts w:ascii="Cambria Math" w:eastAsia="SimSun" w:hAnsi="Cambria Math" w:cs="Times New Roman"/>
                  <w:lang w:eastAsia="en-US"/>
                </w:rPr>
                <m:t>0</m:t>
              </m:r>
            </m:sub>
          </m:sSub>
          <m:r>
            <m:rPr>
              <m:sty m:val="p"/>
            </m:rPr>
            <w:rPr>
              <w:rFonts w:ascii="Cambria Math" w:eastAsia="SimSun" w:hAnsi="Cambria Math" w:cs="Times New Roman"/>
              <w:lang w:eastAsia="en-US"/>
            </w:rPr>
            <m:t>)+</m:t>
          </m:r>
          <m:sSubSup>
            <m:sSubSupPr>
              <m:ctrlPr>
                <w:ins w:id="46" w:author="Wang, Guoquan" w:date="2026-04-02T12:36:00Z" w16du:dateUtc="2026-04-02T17:36:00Z">
                  <w:rPr>
                    <w:rFonts w:ascii="Cambria Math" w:eastAsia="SimSun" w:hAnsi="Cambria Math" w:cs="Times New Roman"/>
                    <w:lang w:eastAsia="en-US"/>
                  </w:rPr>
                </w:ins>
              </m:ctrlPr>
            </m:sSubSupPr>
            <m:e>
              <m:r>
                <w:rPr>
                  <w:rFonts w:ascii="Cambria Math" w:eastAsia="SimSun" w:hAnsi="Cambria Math" w:cs="Times New Roman"/>
                  <w:lang w:eastAsia="en-US"/>
                </w:rPr>
                <m:t>R</m:t>
              </m:r>
            </m:e>
            <m:sub>
              <m:r>
                <w:rPr>
                  <w:rFonts w:ascii="Cambria Math" w:eastAsia="SimSun" w:hAnsi="Cambria Math" w:cs="Times New Roman"/>
                  <w:lang w:eastAsia="en-US"/>
                </w:rPr>
                <m:t>z</m:t>
              </m:r>
            </m:sub>
            <m:sup>
              <m:r>
                <m:rPr>
                  <m:sty m:val="p"/>
                </m:rPr>
                <w:rPr>
                  <w:rFonts w:ascii="Cambria Math" w:eastAsia="SimSun" w:hAnsi="Cambria Math" w:cs="Times New Roman"/>
                  <w:lang w:eastAsia="en-US"/>
                </w:rPr>
                <m:t>'</m:t>
              </m:r>
            </m:sup>
          </m:sSubSup>
          <m:r>
            <m:rPr>
              <m:sty m:val="p"/>
            </m:rPr>
            <w:rPr>
              <w:rFonts w:ascii="Cambria Math" w:eastAsia="SimSun" w:hAnsi="Cambria Math" w:cs="Times New Roman"/>
              <w:lang w:eastAsia="en-US"/>
            </w:rPr>
            <m:t>∙(</m:t>
          </m:r>
          <m:r>
            <w:rPr>
              <w:rFonts w:ascii="Cambria Math" w:eastAsia="SimSun" w:hAnsi="Cambria Math" w:cs="Times New Roman"/>
              <w:lang w:eastAsia="en-US"/>
            </w:rPr>
            <m:t>t</m:t>
          </m:r>
          <m:r>
            <m:rPr>
              <m:sty m:val="p"/>
            </m:rPr>
            <w:rPr>
              <w:rFonts w:ascii="Cambria Math" w:eastAsia="SimSun" w:hAnsi="Cambria Math" w:cs="Times New Roman"/>
              <w:lang w:eastAsia="en-US"/>
            </w:rPr>
            <m:t>-</m:t>
          </m:r>
          <m:sSub>
            <m:sSubPr>
              <m:ctrlPr>
                <w:ins w:id="47" w:author="Wang, Guoquan" w:date="2026-04-02T12:36:00Z" w16du:dateUtc="2026-04-02T17:36:00Z">
                  <w:rPr>
                    <w:rFonts w:ascii="Cambria Math" w:eastAsia="SimSun" w:hAnsi="Cambria Math" w:cs="Times New Roman"/>
                    <w:lang w:eastAsia="en-US"/>
                  </w:rPr>
                </w:ins>
              </m:ctrlPr>
            </m:sSubPr>
            <m:e>
              <m:r>
                <w:rPr>
                  <w:rFonts w:ascii="Cambria Math" w:eastAsia="SimSun" w:hAnsi="Cambria Math" w:cs="Times New Roman"/>
                  <w:lang w:eastAsia="en-US"/>
                </w:rPr>
                <m:t>t</m:t>
              </m:r>
            </m:e>
            <m:sub>
              <m:r>
                <m:rPr>
                  <m:sty m:val="p"/>
                </m:rPr>
                <w:rPr>
                  <w:rFonts w:ascii="Cambria Math" w:eastAsia="SimSun" w:hAnsi="Cambria Math" w:cs="Times New Roman"/>
                  <w:lang w:eastAsia="en-US"/>
                </w:rPr>
                <m:t>0</m:t>
              </m:r>
            </m:sub>
          </m:sSub>
          <m:r>
            <m:rPr>
              <m:sty m:val="p"/>
            </m:rPr>
            <w:rPr>
              <w:rFonts w:ascii="Cambria Math" w:eastAsia="SimSun" w:hAnsi="Cambria Math" w:cs="Times New Roman"/>
              <w:lang w:eastAsia="en-US"/>
            </w:rPr>
            <m:t>)∙</m:t>
          </m:r>
          <m:sSub>
            <m:sSubPr>
              <m:ctrlPr>
                <w:ins w:id="48" w:author="Wang, Guoquan" w:date="2026-04-02T12:36:00Z" w16du:dateUtc="2026-04-02T17:36:00Z">
                  <w:rPr>
                    <w:rFonts w:ascii="Cambria Math" w:eastAsia="SimSun" w:hAnsi="Cambria Math" w:cs="Times New Roman"/>
                    <w:lang w:eastAsia="en-US"/>
                  </w:rPr>
                </w:ins>
              </m:ctrlPr>
            </m:sSubPr>
            <m:e>
              <m:r>
                <w:rPr>
                  <w:rFonts w:ascii="Cambria Math" w:eastAsia="SimSun" w:hAnsi="Cambria Math" w:cs="Times New Roman"/>
                  <w:lang w:eastAsia="en-US"/>
                </w:rPr>
                <m:t>Y</m:t>
              </m:r>
              <m:r>
                <m:rPr>
                  <m:sty m:val="p"/>
                </m:rPr>
                <w:rPr>
                  <w:rFonts w:ascii="Cambria Math" w:eastAsia="SimSun" w:hAnsi="Cambria Math" w:cs="Times New Roman"/>
                  <w:lang w:eastAsia="en-US"/>
                </w:rPr>
                <m:t>(</m:t>
              </m:r>
              <m:r>
                <w:rPr>
                  <w:rFonts w:ascii="Cambria Math" w:eastAsia="SimSun" w:hAnsi="Cambria Math" w:cs="Times New Roman"/>
                  <w:lang w:eastAsia="en-US"/>
                </w:rPr>
                <m:t>t</m:t>
              </m:r>
              <m:r>
                <m:rPr>
                  <m:sty m:val="p"/>
                </m:rPr>
                <w:rPr>
                  <w:rFonts w:ascii="Cambria Math" w:eastAsia="SimSun" w:hAnsi="Cambria Math" w:cs="Times New Roman"/>
                  <w:lang w:eastAsia="en-US"/>
                </w:rPr>
                <m:t>)</m:t>
              </m:r>
            </m:e>
            <m:sub>
              <m:r>
                <w:rPr>
                  <w:rFonts w:ascii="Cambria Math" w:eastAsia="SimSun" w:hAnsi="Cambria Math" w:cs="Times New Roman"/>
                  <w:lang w:eastAsia="en-US"/>
                </w:rPr>
                <m:t>G</m:t>
              </m:r>
            </m:sub>
          </m:sSub>
          <m:r>
            <m:rPr>
              <m:sty m:val="p"/>
            </m:rPr>
            <w:rPr>
              <w:rFonts w:ascii="Cambria Math" w:eastAsia="SimSun" w:hAnsi="Cambria Math" w:cs="Times New Roman"/>
              <w:lang w:eastAsia="en-US"/>
            </w:rPr>
            <m:t>-</m:t>
          </m:r>
          <m:sSubSup>
            <m:sSubSupPr>
              <m:ctrlPr>
                <w:ins w:id="49" w:author="Wang, Guoquan" w:date="2026-04-02T12:36:00Z" w16du:dateUtc="2026-04-02T17:36:00Z">
                  <w:rPr>
                    <w:rFonts w:ascii="Cambria Math" w:eastAsia="SimSun" w:hAnsi="Cambria Math" w:cs="Times New Roman"/>
                    <w:lang w:eastAsia="en-US"/>
                  </w:rPr>
                </w:ins>
              </m:ctrlPr>
            </m:sSubSupPr>
            <m:e>
              <m:r>
                <w:rPr>
                  <w:rFonts w:ascii="Cambria Math" w:eastAsia="SimSun" w:hAnsi="Cambria Math" w:cs="Times New Roman"/>
                  <w:lang w:eastAsia="en-US"/>
                </w:rPr>
                <m:t>R</m:t>
              </m:r>
            </m:e>
            <m:sub>
              <m:r>
                <w:rPr>
                  <w:rFonts w:ascii="Cambria Math" w:eastAsia="SimSun" w:hAnsi="Cambria Math" w:cs="Times New Roman"/>
                  <w:lang w:eastAsia="en-US"/>
                </w:rPr>
                <m:t>y</m:t>
              </m:r>
            </m:sub>
            <m:sup>
              <m:r>
                <m:rPr>
                  <m:sty m:val="p"/>
                </m:rPr>
                <w:rPr>
                  <w:rFonts w:ascii="Cambria Math" w:eastAsia="SimSun" w:hAnsi="Cambria Math" w:cs="Times New Roman"/>
                  <w:lang w:eastAsia="en-US"/>
                </w:rPr>
                <m:t>'</m:t>
              </m:r>
            </m:sup>
          </m:sSubSup>
          <m:r>
            <m:rPr>
              <m:sty m:val="p"/>
            </m:rPr>
            <w:rPr>
              <w:rFonts w:ascii="Cambria Math" w:eastAsia="SimSun" w:hAnsi="Cambria Math" w:cs="Times New Roman"/>
              <w:lang w:eastAsia="en-US"/>
            </w:rPr>
            <m:t>∙(</m:t>
          </m:r>
          <m:r>
            <w:rPr>
              <w:rFonts w:ascii="Cambria Math" w:eastAsia="SimSun" w:hAnsi="Cambria Math" w:cs="Times New Roman"/>
              <w:lang w:eastAsia="en-US"/>
            </w:rPr>
            <m:t>t</m:t>
          </m:r>
          <m:r>
            <m:rPr>
              <m:sty m:val="p"/>
            </m:rPr>
            <w:rPr>
              <w:rFonts w:ascii="Cambria Math" w:eastAsia="SimSun" w:hAnsi="Cambria Math" w:cs="Times New Roman"/>
              <w:lang w:eastAsia="en-US"/>
            </w:rPr>
            <m:t>-</m:t>
          </m:r>
          <m:sSub>
            <m:sSubPr>
              <m:ctrlPr>
                <w:ins w:id="50" w:author="Wang, Guoquan" w:date="2026-04-02T12:36:00Z" w16du:dateUtc="2026-04-02T17:36:00Z">
                  <w:rPr>
                    <w:rFonts w:ascii="Cambria Math" w:eastAsia="SimSun" w:hAnsi="Cambria Math" w:cs="Times New Roman"/>
                    <w:lang w:eastAsia="en-US"/>
                  </w:rPr>
                </w:ins>
              </m:ctrlPr>
            </m:sSubPr>
            <m:e>
              <m:r>
                <w:rPr>
                  <w:rFonts w:ascii="Cambria Math" w:eastAsia="SimSun" w:hAnsi="Cambria Math" w:cs="Times New Roman"/>
                  <w:lang w:eastAsia="en-US"/>
                </w:rPr>
                <m:t>t</m:t>
              </m:r>
            </m:e>
            <m:sub>
              <m:r>
                <m:rPr>
                  <m:sty m:val="p"/>
                </m:rPr>
                <w:rPr>
                  <w:rFonts w:ascii="Cambria Math" w:eastAsia="SimSun" w:hAnsi="Cambria Math" w:cs="Times New Roman"/>
                  <w:lang w:eastAsia="en-US"/>
                </w:rPr>
                <m:t>0</m:t>
              </m:r>
            </m:sub>
          </m:sSub>
          <m:r>
            <m:rPr>
              <m:sty m:val="p"/>
            </m:rPr>
            <w:rPr>
              <w:rFonts w:ascii="Cambria Math" w:eastAsia="SimSun" w:hAnsi="Cambria Math" w:cs="Times New Roman"/>
              <w:lang w:eastAsia="en-US"/>
            </w:rPr>
            <m:t>)∙</m:t>
          </m:r>
          <m:sSub>
            <m:sSubPr>
              <m:ctrlPr>
                <w:ins w:id="51" w:author="Wang, Guoquan" w:date="2026-04-02T12:36:00Z" w16du:dateUtc="2026-04-02T17:36:00Z">
                  <w:rPr>
                    <w:rFonts w:ascii="Cambria Math" w:eastAsia="SimSun" w:hAnsi="Cambria Math" w:cs="Times New Roman"/>
                    <w:lang w:eastAsia="en-US"/>
                  </w:rPr>
                </w:ins>
              </m:ctrlPr>
            </m:sSubPr>
            <m:e>
              <m:r>
                <w:rPr>
                  <w:rFonts w:ascii="Cambria Math" w:eastAsia="SimSun" w:hAnsi="Cambria Math" w:cs="Times New Roman"/>
                  <w:lang w:eastAsia="en-US"/>
                </w:rPr>
                <m:t>Z</m:t>
              </m:r>
              <m:r>
                <m:rPr>
                  <m:sty m:val="p"/>
                </m:rPr>
                <w:rPr>
                  <w:rFonts w:ascii="Cambria Math" w:eastAsia="SimSun" w:hAnsi="Cambria Math" w:cs="Times New Roman"/>
                  <w:lang w:eastAsia="en-US"/>
                </w:rPr>
                <m:t>(</m:t>
              </m:r>
              <m:r>
                <w:rPr>
                  <w:rFonts w:ascii="Cambria Math" w:eastAsia="SimSun" w:hAnsi="Cambria Math" w:cs="Times New Roman"/>
                  <w:lang w:eastAsia="en-US"/>
                </w:rPr>
                <m:t>t</m:t>
              </m:r>
              <m:r>
                <m:rPr>
                  <m:sty m:val="p"/>
                </m:rPr>
                <w:rPr>
                  <w:rFonts w:ascii="Cambria Math" w:eastAsia="SimSun" w:hAnsi="Cambria Math" w:cs="Times New Roman"/>
                  <w:lang w:eastAsia="en-US"/>
                </w:rPr>
                <m:t>)</m:t>
              </m:r>
            </m:e>
            <m:sub>
              <m:r>
                <w:rPr>
                  <w:rFonts w:ascii="Cambria Math" w:eastAsia="SimSun" w:hAnsi="Cambria Math" w:cs="Times New Roman"/>
                  <w:lang w:eastAsia="en-US"/>
                </w:rPr>
                <m:t>G</m:t>
              </m:r>
            </m:sub>
          </m:sSub>
        </m:oMath>
      </m:oMathPara>
    </w:p>
    <w:p w14:paraId="33D9476F" w14:textId="77777777" w:rsidR="00B96CEC" w:rsidRPr="008D5A6C" w:rsidRDefault="00000000" w:rsidP="001C47D7">
      <w:pPr>
        <w:spacing w:before="240" w:after="0" w:line="360" w:lineRule="auto"/>
        <w:rPr>
          <w:rFonts w:ascii="Times New Roman" w:eastAsia="SimSun" w:hAnsi="Times New Roman" w:cs="Times New Roman"/>
          <w:lang w:eastAsia="en-US"/>
        </w:rPr>
      </w:pPr>
      <m:oMath>
        <m:sSub>
          <m:sSubPr>
            <m:ctrlPr>
              <w:ins w:id="52" w:author="Wang, Guoquan" w:date="2026-04-02T12:36:00Z" w16du:dateUtc="2026-04-02T17:36:00Z">
                <w:rPr>
                  <w:rFonts w:ascii="Cambria Math" w:eastAsia="SimSun" w:hAnsi="Cambria Math" w:cs="Times New Roman"/>
                  <w:lang w:eastAsia="en-US"/>
                </w:rPr>
              </w:ins>
            </m:ctrlPr>
          </m:sSubPr>
          <m:e>
            <m:r>
              <w:rPr>
                <w:rFonts w:ascii="Cambria Math" w:eastAsia="SimSun" w:hAnsi="Cambria Math" w:cs="Times New Roman"/>
                <w:lang w:eastAsia="en-US"/>
              </w:rPr>
              <m:t>Y</m:t>
            </m:r>
            <m:r>
              <m:rPr>
                <m:sty m:val="p"/>
              </m:rPr>
              <w:rPr>
                <w:rFonts w:ascii="Cambria Math" w:eastAsia="SimSun" w:hAnsi="Cambria Math" w:cs="Times New Roman"/>
                <w:lang w:eastAsia="en-US"/>
              </w:rPr>
              <m:t>(</m:t>
            </m:r>
            <m:r>
              <w:rPr>
                <w:rFonts w:ascii="Cambria Math" w:eastAsia="SimSun" w:hAnsi="Cambria Math" w:cs="Times New Roman"/>
                <w:lang w:eastAsia="en-US"/>
              </w:rPr>
              <m:t>t</m:t>
            </m:r>
            <m:r>
              <m:rPr>
                <m:sty m:val="p"/>
              </m:rPr>
              <w:rPr>
                <w:rFonts w:ascii="Cambria Math" w:eastAsia="SimSun" w:hAnsi="Cambria Math" w:cs="Times New Roman"/>
                <w:lang w:eastAsia="en-US"/>
              </w:rPr>
              <m:t>)</m:t>
            </m:r>
          </m:e>
          <m:sub>
            <m:r>
              <w:rPr>
                <w:rFonts w:ascii="Cambria Math" w:eastAsia="SimSun" w:hAnsi="Cambria Math" w:cs="Times New Roman"/>
                <w:lang w:eastAsia="en-US"/>
              </w:rPr>
              <m:t>R</m:t>
            </m:r>
          </m:sub>
        </m:sSub>
        <m:r>
          <m:rPr>
            <m:nor/>
          </m:rPr>
          <w:rPr>
            <w:rFonts w:ascii="Times New Roman" w:eastAsia="SimSun" w:hAnsi="Times New Roman" w:cs="Times New Roman"/>
            <w:lang w:eastAsia="en-US"/>
          </w:rPr>
          <m:t>=</m:t>
        </m:r>
        <m:sSubSup>
          <m:sSubSupPr>
            <m:ctrlPr>
              <w:ins w:id="53" w:author="Wang, Guoquan" w:date="2026-04-02T12:36:00Z" w16du:dateUtc="2026-04-02T17:36:00Z">
                <w:rPr>
                  <w:rFonts w:ascii="Cambria Math" w:eastAsia="SimSun" w:hAnsi="Cambria Math" w:cs="Times New Roman"/>
                  <w:lang w:eastAsia="en-US"/>
                </w:rPr>
              </w:ins>
            </m:ctrlPr>
          </m:sSubSupPr>
          <m:e>
            <m:sSub>
              <m:sSubPr>
                <m:ctrlPr>
                  <w:ins w:id="54" w:author="Wang, Guoquan" w:date="2026-04-02T12:36:00Z" w16du:dateUtc="2026-04-02T17:36:00Z">
                    <w:rPr>
                      <w:rFonts w:ascii="Cambria Math" w:eastAsia="SimSun" w:hAnsi="Cambria Math" w:cs="Times New Roman"/>
                      <w:lang w:eastAsia="en-US"/>
                    </w:rPr>
                  </w:ins>
                </m:ctrlPr>
              </m:sSubPr>
              <m:e>
                <m:r>
                  <w:rPr>
                    <w:rFonts w:ascii="Cambria Math" w:eastAsia="SimSun" w:hAnsi="Cambria Math" w:cs="Times New Roman"/>
                    <w:lang w:eastAsia="en-US"/>
                  </w:rPr>
                  <m:t>Y</m:t>
                </m:r>
                <m:r>
                  <m:rPr>
                    <m:sty m:val="p"/>
                  </m:rPr>
                  <w:rPr>
                    <w:rFonts w:ascii="Cambria Math" w:eastAsia="SimSun" w:hAnsi="Cambria Math" w:cs="Times New Roman"/>
                    <w:lang w:eastAsia="en-US"/>
                  </w:rPr>
                  <m:t>(</m:t>
                </m:r>
                <m:r>
                  <w:rPr>
                    <w:rFonts w:ascii="Cambria Math" w:eastAsia="SimSun" w:hAnsi="Cambria Math" w:cs="Times New Roman"/>
                    <w:lang w:eastAsia="en-US"/>
                  </w:rPr>
                  <m:t>t</m:t>
                </m:r>
                <m:r>
                  <m:rPr>
                    <m:sty m:val="p"/>
                  </m:rPr>
                  <w:rPr>
                    <w:rFonts w:ascii="Cambria Math" w:eastAsia="SimSun" w:hAnsi="Cambria Math" w:cs="Times New Roman"/>
                    <w:lang w:eastAsia="en-US"/>
                  </w:rPr>
                  <m:t>)</m:t>
                </m:r>
              </m:e>
              <m:sub>
                <m:r>
                  <w:rPr>
                    <w:rFonts w:ascii="Cambria Math" w:eastAsia="SimSun" w:hAnsi="Cambria Math" w:cs="Times New Roman"/>
                    <w:lang w:eastAsia="en-US"/>
                  </w:rPr>
                  <m:t>G</m:t>
                </m:r>
              </m:sub>
            </m:sSub>
            <m:r>
              <m:rPr>
                <m:sty m:val="p"/>
              </m:rPr>
              <w:rPr>
                <w:rFonts w:ascii="Cambria Math" w:eastAsia="SimSun" w:hAnsi="Cambria Math" w:cs="Times New Roman"/>
                <w:lang w:eastAsia="en-US"/>
              </w:rPr>
              <m:t>+</m:t>
            </m:r>
            <m:r>
              <w:rPr>
                <w:rFonts w:ascii="Cambria Math" w:eastAsia="SimSun" w:hAnsi="Cambria Math" w:cs="Times New Roman"/>
                <w:lang w:eastAsia="en-US"/>
              </w:rPr>
              <m:t>T</m:t>
            </m:r>
          </m:e>
          <m:sub>
            <m:r>
              <w:rPr>
                <w:rFonts w:ascii="Cambria Math" w:eastAsia="SimSun" w:hAnsi="Cambria Math" w:cs="Times New Roman"/>
                <w:lang w:eastAsia="en-US"/>
              </w:rPr>
              <m:t>y</m:t>
            </m:r>
          </m:sub>
          <m:sup>
            <m:r>
              <m:rPr>
                <m:sty m:val="p"/>
              </m:rPr>
              <w:rPr>
                <w:rFonts w:ascii="Cambria Math" w:eastAsia="SimSun" w:hAnsi="Cambria Math" w:cs="Times New Roman"/>
                <w:lang w:eastAsia="en-US"/>
              </w:rPr>
              <m:t>'</m:t>
            </m:r>
          </m:sup>
        </m:sSubSup>
        <m:r>
          <m:rPr>
            <m:sty m:val="p"/>
          </m:rPr>
          <w:rPr>
            <w:rFonts w:ascii="Cambria Math" w:eastAsia="SimSun" w:hAnsi="Cambria Math" w:cs="Times New Roman"/>
            <w:lang w:eastAsia="en-US"/>
          </w:rPr>
          <m:t>∙(</m:t>
        </m:r>
        <m:r>
          <w:rPr>
            <w:rFonts w:ascii="Cambria Math" w:eastAsia="SimSun" w:hAnsi="Cambria Math" w:cs="Times New Roman"/>
            <w:lang w:eastAsia="en-US"/>
          </w:rPr>
          <m:t>t</m:t>
        </m:r>
        <m:r>
          <m:rPr>
            <m:sty m:val="p"/>
          </m:rPr>
          <w:rPr>
            <w:rFonts w:ascii="Cambria Math" w:eastAsia="SimSun" w:hAnsi="Cambria Math" w:cs="Times New Roman"/>
            <w:lang w:eastAsia="en-US"/>
          </w:rPr>
          <m:t>-</m:t>
        </m:r>
        <m:sSub>
          <m:sSubPr>
            <m:ctrlPr>
              <w:ins w:id="55" w:author="Wang, Guoquan" w:date="2026-04-02T12:36:00Z" w16du:dateUtc="2026-04-02T17:36:00Z">
                <w:rPr>
                  <w:rFonts w:ascii="Cambria Math" w:eastAsia="SimSun" w:hAnsi="Cambria Math" w:cs="Times New Roman"/>
                  <w:lang w:eastAsia="en-US"/>
                </w:rPr>
              </w:ins>
            </m:ctrlPr>
          </m:sSubPr>
          <m:e>
            <m:r>
              <w:rPr>
                <w:rFonts w:ascii="Cambria Math" w:eastAsia="SimSun" w:hAnsi="Cambria Math" w:cs="Times New Roman"/>
                <w:lang w:eastAsia="en-US"/>
              </w:rPr>
              <m:t>t</m:t>
            </m:r>
          </m:e>
          <m:sub>
            <m:r>
              <m:rPr>
                <m:sty m:val="p"/>
              </m:rPr>
              <w:rPr>
                <w:rFonts w:ascii="Cambria Math" w:eastAsia="SimSun" w:hAnsi="Cambria Math" w:cs="Times New Roman"/>
                <w:lang w:eastAsia="en-US"/>
              </w:rPr>
              <m:t>0</m:t>
            </m:r>
          </m:sub>
        </m:sSub>
        <m:r>
          <m:rPr>
            <m:sty m:val="p"/>
          </m:rPr>
          <w:rPr>
            <w:rFonts w:ascii="Cambria Math" w:eastAsia="SimSun" w:hAnsi="Cambria Math" w:cs="Times New Roman"/>
            <w:lang w:eastAsia="en-US"/>
          </w:rPr>
          <m:t>)-</m:t>
        </m:r>
        <m:sSubSup>
          <m:sSubSupPr>
            <m:ctrlPr>
              <w:ins w:id="56" w:author="Wang, Guoquan" w:date="2026-04-02T12:36:00Z" w16du:dateUtc="2026-04-02T17:36:00Z">
                <w:rPr>
                  <w:rFonts w:ascii="Cambria Math" w:eastAsia="SimSun" w:hAnsi="Cambria Math" w:cs="Times New Roman"/>
                  <w:lang w:eastAsia="en-US"/>
                </w:rPr>
              </w:ins>
            </m:ctrlPr>
          </m:sSubSupPr>
          <m:e>
            <m:r>
              <w:rPr>
                <w:rFonts w:ascii="Cambria Math" w:eastAsia="SimSun" w:hAnsi="Cambria Math" w:cs="Times New Roman"/>
                <w:lang w:eastAsia="en-US"/>
              </w:rPr>
              <m:t>R</m:t>
            </m:r>
          </m:e>
          <m:sub>
            <m:r>
              <w:rPr>
                <w:rFonts w:ascii="Cambria Math" w:eastAsia="SimSun" w:hAnsi="Cambria Math" w:cs="Times New Roman"/>
                <w:lang w:eastAsia="en-US"/>
              </w:rPr>
              <m:t>z</m:t>
            </m:r>
          </m:sub>
          <m:sup>
            <m:r>
              <m:rPr>
                <m:sty m:val="p"/>
              </m:rPr>
              <w:rPr>
                <w:rFonts w:ascii="Cambria Math" w:eastAsia="SimSun" w:hAnsi="Cambria Math" w:cs="Times New Roman"/>
                <w:lang w:eastAsia="en-US"/>
              </w:rPr>
              <m:t>'</m:t>
            </m:r>
          </m:sup>
        </m:sSubSup>
        <m:r>
          <m:rPr>
            <m:sty m:val="p"/>
          </m:rPr>
          <w:rPr>
            <w:rFonts w:ascii="Cambria Math" w:eastAsia="SimSun" w:hAnsi="Cambria Math" w:cs="Times New Roman"/>
            <w:lang w:eastAsia="en-US"/>
          </w:rPr>
          <m:t>∙(</m:t>
        </m:r>
        <m:r>
          <w:rPr>
            <w:rFonts w:ascii="Cambria Math" w:eastAsia="SimSun" w:hAnsi="Cambria Math" w:cs="Times New Roman"/>
            <w:lang w:eastAsia="en-US"/>
          </w:rPr>
          <m:t>t</m:t>
        </m:r>
        <m:r>
          <m:rPr>
            <m:sty m:val="p"/>
          </m:rPr>
          <w:rPr>
            <w:rFonts w:ascii="Cambria Math" w:eastAsia="SimSun" w:hAnsi="Cambria Math" w:cs="Times New Roman"/>
            <w:lang w:eastAsia="en-US"/>
          </w:rPr>
          <m:t>-</m:t>
        </m:r>
        <m:sSub>
          <m:sSubPr>
            <m:ctrlPr>
              <w:ins w:id="57" w:author="Wang, Guoquan" w:date="2026-04-02T12:36:00Z" w16du:dateUtc="2026-04-02T17:36:00Z">
                <w:rPr>
                  <w:rFonts w:ascii="Cambria Math" w:eastAsia="SimSun" w:hAnsi="Cambria Math" w:cs="Times New Roman"/>
                  <w:lang w:eastAsia="en-US"/>
                </w:rPr>
              </w:ins>
            </m:ctrlPr>
          </m:sSubPr>
          <m:e>
            <m:r>
              <w:rPr>
                <w:rFonts w:ascii="Cambria Math" w:eastAsia="SimSun" w:hAnsi="Cambria Math" w:cs="Times New Roman"/>
                <w:lang w:eastAsia="en-US"/>
              </w:rPr>
              <m:t>t</m:t>
            </m:r>
          </m:e>
          <m:sub>
            <m:r>
              <m:rPr>
                <m:sty m:val="p"/>
              </m:rPr>
              <w:rPr>
                <w:rFonts w:ascii="Cambria Math" w:eastAsia="SimSun" w:hAnsi="Cambria Math" w:cs="Times New Roman"/>
                <w:lang w:eastAsia="en-US"/>
              </w:rPr>
              <m:t>0</m:t>
            </m:r>
          </m:sub>
        </m:sSub>
        <m:r>
          <m:rPr>
            <m:sty m:val="p"/>
          </m:rPr>
          <w:rPr>
            <w:rFonts w:ascii="Cambria Math" w:eastAsia="SimSun" w:hAnsi="Cambria Math" w:cs="Times New Roman"/>
            <w:lang w:eastAsia="en-US"/>
          </w:rPr>
          <m:t>)∙</m:t>
        </m:r>
        <m:sSub>
          <m:sSubPr>
            <m:ctrlPr>
              <w:ins w:id="58" w:author="Wang, Guoquan" w:date="2026-04-02T12:36:00Z" w16du:dateUtc="2026-04-02T17:36:00Z">
                <w:rPr>
                  <w:rFonts w:ascii="Cambria Math" w:eastAsia="SimSun" w:hAnsi="Cambria Math" w:cs="Times New Roman"/>
                  <w:lang w:eastAsia="en-US"/>
                </w:rPr>
              </w:ins>
            </m:ctrlPr>
          </m:sSubPr>
          <m:e>
            <m:r>
              <w:rPr>
                <w:rFonts w:ascii="Cambria Math" w:eastAsia="SimSun" w:hAnsi="Cambria Math" w:cs="Times New Roman"/>
                <w:lang w:eastAsia="en-US"/>
              </w:rPr>
              <m:t>X</m:t>
            </m:r>
            <m:r>
              <m:rPr>
                <m:sty m:val="p"/>
              </m:rPr>
              <w:rPr>
                <w:rFonts w:ascii="Cambria Math" w:eastAsia="SimSun" w:hAnsi="Cambria Math" w:cs="Times New Roman"/>
                <w:lang w:eastAsia="en-US"/>
              </w:rPr>
              <m:t>(</m:t>
            </m:r>
            <m:r>
              <w:rPr>
                <w:rFonts w:ascii="Cambria Math" w:eastAsia="SimSun" w:hAnsi="Cambria Math" w:cs="Times New Roman"/>
                <w:lang w:eastAsia="en-US"/>
              </w:rPr>
              <m:t>t</m:t>
            </m:r>
            <m:r>
              <m:rPr>
                <m:sty m:val="p"/>
              </m:rPr>
              <w:rPr>
                <w:rFonts w:ascii="Cambria Math" w:eastAsia="SimSun" w:hAnsi="Cambria Math" w:cs="Times New Roman"/>
                <w:lang w:eastAsia="en-US"/>
              </w:rPr>
              <m:t>)</m:t>
            </m:r>
          </m:e>
          <m:sub>
            <m:r>
              <w:rPr>
                <w:rFonts w:ascii="Cambria Math" w:eastAsia="SimSun" w:hAnsi="Cambria Math" w:cs="Times New Roman"/>
                <w:lang w:eastAsia="en-US"/>
              </w:rPr>
              <m:t>G</m:t>
            </m:r>
          </m:sub>
        </m:sSub>
        <m:r>
          <m:rPr>
            <m:sty m:val="p"/>
          </m:rPr>
          <w:rPr>
            <w:rFonts w:ascii="Cambria Math" w:eastAsia="SimSun" w:hAnsi="Cambria Math" w:cs="Times New Roman"/>
            <w:lang w:eastAsia="en-US"/>
          </w:rPr>
          <m:t>+</m:t>
        </m:r>
        <m:sSubSup>
          <m:sSubSupPr>
            <m:ctrlPr>
              <w:ins w:id="59" w:author="Wang, Guoquan" w:date="2026-04-02T12:36:00Z" w16du:dateUtc="2026-04-02T17:36:00Z">
                <w:rPr>
                  <w:rFonts w:ascii="Cambria Math" w:eastAsia="SimSun" w:hAnsi="Cambria Math" w:cs="Times New Roman"/>
                  <w:lang w:eastAsia="en-US"/>
                </w:rPr>
              </w:ins>
            </m:ctrlPr>
          </m:sSubSupPr>
          <m:e>
            <m:r>
              <w:rPr>
                <w:rFonts w:ascii="Cambria Math" w:eastAsia="SimSun" w:hAnsi="Cambria Math" w:cs="Times New Roman"/>
                <w:lang w:eastAsia="en-US"/>
              </w:rPr>
              <m:t>R</m:t>
            </m:r>
          </m:e>
          <m:sub>
            <m:r>
              <w:rPr>
                <w:rFonts w:ascii="Cambria Math" w:eastAsia="SimSun" w:hAnsi="Cambria Math" w:cs="Times New Roman"/>
                <w:lang w:eastAsia="en-US"/>
              </w:rPr>
              <m:t>x</m:t>
            </m:r>
          </m:sub>
          <m:sup>
            <m:r>
              <m:rPr>
                <m:sty m:val="p"/>
              </m:rPr>
              <w:rPr>
                <w:rFonts w:ascii="Cambria Math" w:eastAsia="SimSun" w:hAnsi="Cambria Math" w:cs="Times New Roman"/>
                <w:lang w:eastAsia="en-US"/>
              </w:rPr>
              <m:t>'</m:t>
            </m:r>
          </m:sup>
        </m:sSubSup>
        <m:r>
          <m:rPr>
            <m:sty m:val="p"/>
          </m:rPr>
          <w:rPr>
            <w:rFonts w:ascii="Cambria Math" w:eastAsia="SimSun" w:hAnsi="Cambria Math" w:cs="Times New Roman"/>
            <w:lang w:eastAsia="en-US"/>
          </w:rPr>
          <m:t>∙(</m:t>
        </m:r>
        <m:r>
          <w:rPr>
            <w:rFonts w:ascii="Cambria Math" w:eastAsia="SimSun" w:hAnsi="Cambria Math" w:cs="Times New Roman"/>
            <w:lang w:eastAsia="en-US"/>
          </w:rPr>
          <m:t>t</m:t>
        </m:r>
        <m:r>
          <m:rPr>
            <m:sty m:val="p"/>
          </m:rPr>
          <w:rPr>
            <w:rFonts w:ascii="Cambria Math" w:eastAsia="SimSun" w:hAnsi="Cambria Math" w:cs="Times New Roman"/>
            <w:lang w:eastAsia="en-US"/>
          </w:rPr>
          <m:t>-</m:t>
        </m:r>
        <m:sSub>
          <m:sSubPr>
            <m:ctrlPr>
              <w:ins w:id="60" w:author="Wang, Guoquan" w:date="2026-04-02T12:36:00Z" w16du:dateUtc="2026-04-02T17:36:00Z">
                <w:rPr>
                  <w:rFonts w:ascii="Cambria Math" w:eastAsia="SimSun" w:hAnsi="Cambria Math" w:cs="Times New Roman"/>
                  <w:lang w:eastAsia="en-US"/>
                </w:rPr>
              </w:ins>
            </m:ctrlPr>
          </m:sSubPr>
          <m:e>
            <m:r>
              <w:rPr>
                <w:rFonts w:ascii="Cambria Math" w:eastAsia="SimSun" w:hAnsi="Cambria Math" w:cs="Times New Roman"/>
                <w:lang w:eastAsia="en-US"/>
              </w:rPr>
              <m:t>t</m:t>
            </m:r>
          </m:e>
          <m:sub>
            <m:r>
              <m:rPr>
                <m:sty m:val="p"/>
              </m:rPr>
              <w:rPr>
                <w:rFonts w:ascii="Cambria Math" w:eastAsia="SimSun" w:hAnsi="Cambria Math" w:cs="Times New Roman"/>
                <w:lang w:eastAsia="en-US"/>
              </w:rPr>
              <m:t>0</m:t>
            </m:r>
          </m:sub>
        </m:sSub>
        <m:r>
          <m:rPr>
            <m:sty m:val="p"/>
          </m:rPr>
          <w:rPr>
            <w:rFonts w:ascii="Cambria Math" w:eastAsia="SimSun" w:hAnsi="Cambria Math" w:cs="Times New Roman"/>
            <w:lang w:eastAsia="en-US"/>
          </w:rPr>
          <m:t>)∙</m:t>
        </m:r>
        <m:sSub>
          <m:sSubPr>
            <m:ctrlPr>
              <w:ins w:id="61" w:author="Wang, Guoquan" w:date="2026-04-02T12:36:00Z" w16du:dateUtc="2026-04-02T17:36:00Z">
                <w:rPr>
                  <w:rFonts w:ascii="Cambria Math" w:eastAsia="SimSun" w:hAnsi="Cambria Math" w:cs="Times New Roman"/>
                  <w:lang w:eastAsia="en-US"/>
                </w:rPr>
              </w:ins>
            </m:ctrlPr>
          </m:sSubPr>
          <m:e>
            <m:r>
              <w:rPr>
                <w:rFonts w:ascii="Cambria Math" w:eastAsia="SimSun" w:hAnsi="Cambria Math" w:cs="Times New Roman"/>
                <w:lang w:eastAsia="en-US"/>
              </w:rPr>
              <m:t>Z</m:t>
            </m:r>
            <m:r>
              <m:rPr>
                <m:sty m:val="p"/>
              </m:rPr>
              <w:rPr>
                <w:rFonts w:ascii="Cambria Math" w:eastAsia="SimSun" w:hAnsi="Cambria Math" w:cs="Times New Roman"/>
                <w:lang w:eastAsia="en-US"/>
              </w:rPr>
              <m:t>(</m:t>
            </m:r>
            <m:r>
              <w:rPr>
                <w:rFonts w:ascii="Cambria Math" w:eastAsia="SimSun" w:hAnsi="Cambria Math" w:cs="Times New Roman"/>
                <w:lang w:eastAsia="en-US"/>
              </w:rPr>
              <m:t>t</m:t>
            </m:r>
            <m:r>
              <m:rPr>
                <m:sty m:val="p"/>
              </m:rPr>
              <w:rPr>
                <w:rFonts w:ascii="Cambria Math" w:eastAsia="SimSun" w:hAnsi="Cambria Math" w:cs="Times New Roman"/>
                <w:lang w:eastAsia="en-US"/>
              </w:rPr>
              <m:t>)</m:t>
            </m:r>
          </m:e>
          <m:sub>
            <m:r>
              <w:rPr>
                <w:rFonts w:ascii="Cambria Math" w:eastAsia="SimSun" w:hAnsi="Cambria Math" w:cs="Times New Roman"/>
                <w:lang w:eastAsia="en-US"/>
              </w:rPr>
              <m:t>G</m:t>
            </m:r>
          </m:sub>
        </m:sSub>
      </m:oMath>
      <w:r w:rsidR="00B96CEC" w:rsidRPr="008D5A6C">
        <w:rPr>
          <w:rFonts w:ascii="Times New Roman" w:eastAsia="SimSun" w:hAnsi="Times New Roman" w:cs="Times New Roman"/>
          <w:lang w:eastAsia="en-US"/>
        </w:rPr>
        <w:t xml:space="preserve">         (3)</w:t>
      </w:r>
    </w:p>
    <w:p w14:paraId="31964EFF" w14:textId="77777777" w:rsidR="00B96CEC" w:rsidRPr="008D5A6C" w:rsidRDefault="00000000" w:rsidP="001C47D7">
      <w:pPr>
        <w:spacing w:before="240" w:line="360" w:lineRule="auto"/>
        <w:rPr>
          <w:rFonts w:ascii="Times New Roman" w:eastAsia="SimSun" w:hAnsi="Times New Roman" w:cs="Times New Roman"/>
          <w:lang w:eastAsia="en-US"/>
        </w:rPr>
      </w:pPr>
      <m:oMathPara>
        <m:oMathParaPr>
          <m:jc m:val="left"/>
        </m:oMathParaPr>
        <m:oMath>
          <m:sSub>
            <m:sSubPr>
              <m:ctrlPr>
                <w:ins w:id="62" w:author="Wang, Guoquan" w:date="2026-04-02T12:36:00Z" w16du:dateUtc="2026-04-02T17:36:00Z">
                  <w:rPr>
                    <w:rFonts w:ascii="Cambria Math" w:eastAsia="SimSun" w:hAnsi="Cambria Math" w:cs="Times New Roman"/>
                    <w:lang w:eastAsia="en-US"/>
                  </w:rPr>
                </w:ins>
              </m:ctrlPr>
            </m:sSubPr>
            <m:e>
              <m:r>
                <w:rPr>
                  <w:rFonts w:ascii="Cambria Math" w:eastAsia="SimSun" w:hAnsi="Cambria Math" w:cs="Times New Roman"/>
                  <w:lang w:eastAsia="en-US"/>
                </w:rPr>
                <m:t>Z</m:t>
              </m:r>
              <m:r>
                <m:rPr>
                  <m:sty m:val="p"/>
                </m:rPr>
                <w:rPr>
                  <w:rFonts w:ascii="Cambria Math" w:eastAsia="SimSun" w:hAnsi="Cambria Math" w:cs="Times New Roman"/>
                  <w:lang w:eastAsia="en-US"/>
                </w:rPr>
                <m:t>(</m:t>
              </m:r>
              <m:r>
                <w:rPr>
                  <w:rFonts w:ascii="Cambria Math" w:eastAsia="SimSun" w:hAnsi="Cambria Math" w:cs="Times New Roman"/>
                  <w:lang w:eastAsia="en-US"/>
                </w:rPr>
                <m:t>t</m:t>
              </m:r>
              <m:r>
                <m:rPr>
                  <m:sty m:val="p"/>
                </m:rPr>
                <w:rPr>
                  <w:rFonts w:ascii="Cambria Math" w:eastAsia="SimSun" w:hAnsi="Cambria Math" w:cs="Times New Roman"/>
                  <w:lang w:eastAsia="en-US"/>
                </w:rPr>
                <m:t>)</m:t>
              </m:r>
            </m:e>
            <m:sub>
              <m:r>
                <w:rPr>
                  <w:rFonts w:ascii="Cambria Math" w:eastAsia="SimSun" w:hAnsi="Cambria Math" w:cs="Times New Roman"/>
                  <w:lang w:eastAsia="en-US"/>
                </w:rPr>
                <m:t>R</m:t>
              </m:r>
            </m:sub>
          </m:sSub>
          <m:r>
            <m:rPr>
              <m:nor/>
            </m:rPr>
            <w:rPr>
              <w:rFonts w:ascii="Times New Roman" w:eastAsia="SimSun" w:hAnsi="Times New Roman" w:cs="Times New Roman"/>
              <w:lang w:eastAsia="en-US"/>
            </w:rPr>
            <m:t>=</m:t>
          </m:r>
          <m:sSubSup>
            <m:sSubSupPr>
              <m:ctrlPr>
                <w:ins w:id="63" w:author="Wang, Guoquan" w:date="2026-04-02T12:36:00Z" w16du:dateUtc="2026-04-02T17:36:00Z">
                  <w:rPr>
                    <w:rFonts w:ascii="Cambria Math" w:eastAsia="SimSun" w:hAnsi="Cambria Math" w:cs="Times New Roman"/>
                    <w:lang w:eastAsia="en-US"/>
                  </w:rPr>
                </w:ins>
              </m:ctrlPr>
            </m:sSubSupPr>
            <m:e>
              <m:sSub>
                <m:sSubPr>
                  <m:ctrlPr>
                    <w:ins w:id="64" w:author="Wang, Guoquan" w:date="2026-04-02T12:36:00Z" w16du:dateUtc="2026-04-02T17:36:00Z">
                      <w:rPr>
                        <w:rFonts w:ascii="Cambria Math" w:eastAsia="SimSun" w:hAnsi="Cambria Math" w:cs="Times New Roman"/>
                        <w:lang w:eastAsia="en-US"/>
                      </w:rPr>
                    </w:ins>
                  </m:ctrlPr>
                </m:sSubPr>
                <m:e>
                  <m:r>
                    <w:rPr>
                      <w:rFonts w:ascii="Cambria Math" w:eastAsia="SimSun" w:hAnsi="Cambria Math" w:cs="Times New Roman"/>
                      <w:lang w:eastAsia="en-US"/>
                    </w:rPr>
                    <m:t>Z</m:t>
                  </m:r>
                  <m:r>
                    <m:rPr>
                      <m:sty m:val="p"/>
                    </m:rPr>
                    <w:rPr>
                      <w:rFonts w:ascii="Cambria Math" w:eastAsia="SimSun" w:hAnsi="Cambria Math" w:cs="Times New Roman"/>
                      <w:lang w:eastAsia="en-US"/>
                    </w:rPr>
                    <m:t>(</m:t>
                  </m:r>
                  <m:r>
                    <w:rPr>
                      <w:rFonts w:ascii="Cambria Math" w:eastAsia="SimSun" w:hAnsi="Cambria Math" w:cs="Times New Roman"/>
                      <w:lang w:eastAsia="en-US"/>
                    </w:rPr>
                    <m:t>t</m:t>
                  </m:r>
                  <m:r>
                    <m:rPr>
                      <m:sty m:val="p"/>
                    </m:rPr>
                    <w:rPr>
                      <w:rFonts w:ascii="Cambria Math" w:eastAsia="SimSun" w:hAnsi="Cambria Math" w:cs="Times New Roman"/>
                      <w:lang w:eastAsia="en-US"/>
                    </w:rPr>
                    <m:t>)</m:t>
                  </m:r>
                </m:e>
                <m:sub>
                  <m:r>
                    <w:rPr>
                      <w:rFonts w:ascii="Cambria Math" w:eastAsia="SimSun" w:hAnsi="Cambria Math" w:cs="Times New Roman"/>
                      <w:lang w:eastAsia="en-US"/>
                    </w:rPr>
                    <m:t>G</m:t>
                  </m:r>
                </m:sub>
              </m:sSub>
              <m:r>
                <m:rPr>
                  <m:sty m:val="p"/>
                </m:rPr>
                <w:rPr>
                  <w:rFonts w:ascii="Cambria Math" w:eastAsia="SimSun" w:hAnsi="Cambria Math" w:cs="Times New Roman"/>
                  <w:lang w:eastAsia="en-US"/>
                </w:rPr>
                <m:t>+</m:t>
              </m:r>
              <m:r>
                <w:rPr>
                  <w:rFonts w:ascii="Cambria Math" w:eastAsia="SimSun" w:hAnsi="Cambria Math" w:cs="Times New Roman"/>
                  <w:lang w:eastAsia="en-US"/>
                </w:rPr>
                <m:t>T</m:t>
              </m:r>
            </m:e>
            <m:sub>
              <m:r>
                <w:rPr>
                  <w:rFonts w:ascii="Cambria Math" w:eastAsia="SimSun" w:hAnsi="Cambria Math" w:cs="Times New Roman"/>
                  <w:lang w:eastAsia="en-US"/>
                </w:rPr>
                <m:t>z</m:t>
              </m:r>
            </m:sub>
            <m:sup>
              <m:r>
                <m:rPr>
                  <m:sty m:val="p"/>
                </m:rPr>
                <w:rPr>
                  <w:rFonts w:ascii="Cambria Math" w:eastAsia="SimSun" w:hAnsi="Cambria Math" w:cs="Times New Roman"/>
                  <w:lang w:eastAsia="en-US"/>
                </w:rPr>
                <m:t>'</m:t>
              </m:r>
            </m:sup>
          </m:sSubSup>
          <m:r>
            <m:rPr>
              <m:sty m:val="p"/>
            </m:rPr>
            <w:rPr>
              <w:rFonts w:ascii="Cambria Math" w:eastAsia="SimSun" w:hAnsi="Cambria Math" w:cs="Times New Roman"/>
              <w:lang w:eastAsia="en-US"/>
            </w:rPr>
            <m:t>∙</m:t>
          </m:r>
          <m:d>
            <m:dPr>
              <m:ctrlPr>
                <w:rPr>
                  <w:rFonts w:ascii="Cambria Math" w:eastAsia="SimSun" w:hAnsi="Cambria Math" w:cs="Times New Roman"/>
                  <w:lang w:eastAsia="en-US"/>
                </w:rPr>
              </m:ctrlPr>
            </m:dPr>
            <m:e>
              <m:r>
                <w:rPr>
                  <w:rFonts w:ascii="Cambria Math" w:eastAsia="SimSun" w:hAnsi="Cambria Math" w:cs="Times New Roman"/>
                  <w:lang w:eastAsia="en-US"/>
                </w:rPr>
                <m:t>t</m:t>
              </m:r>
              <m:r>
                <m:rPr>
                  <m:sty m:val="p"/>
                </m:rPr>
                <w:rPr>
                  <w:rFonts w:ascii="Cambria Math" w:eastAsia="SimSun" w:hAnsi="Cambria Math" w:cs="Times New Roman"/>
                  <w:lang w:eastAsia="en-US"/>
                </w:rPr>
                <m:t>-</m:t>
              </m:r>
              <m:sSub>
                <m:sSubPr>
                  <m:ctrlPr>
                    <w:rPr>
                      <w:rFonts w:ascii="Cambria Math" w:eastAsia="SimSun" w:hAnsi="Cambria Math" w:cs="Times New Roman"/>
                      <w:lang w:eastAsia="en-US"/>
                    </w:rPr>
                  </m:ctrlPr>
                </m:sSubPr>
                <m:e>
                  <m:r>
                    <w:rPr>
                      <w:rFonts w:ascii="Cambria Math" w:eastAsia="SimSun" w:hAnsi="Cambria Math" w:cs="Times New Roman"/>
                      <w:lang w:eastAsia="en-US"/>
                    </w:rPr>
                    <m:t>t</m:t>
                  </m:r>
                </m:e>
                <m:sub>
                  <m:r>
                    <m:rPr>
                      <m:sty m:val="p"/>
                    </m:rPr>
                    <w:rPr>
                      <w:rFonts w:ascii="Cambria Math" w:eastAsia="SimSun" w:hAnsi="Cambria Math" w:cs="Times New Roman"/>
                      <w:lang w:eastAsia="en-US"/>
                    </w:rPr>
                    <m:t>0</m:t>
                  </m:r>
                </m:sub>
              </m:sSub>
            </m:e>
          </m:d>
          <m:r>
            <m:rPr>
              <m:sty m:val="p"/>
            </m:rPr>
            <w:rPr>
              <w:rFonts w:ascii="Cambria Math" w:eastAsia="SimSun" w:hAnsi="Cambria Math" w:cs="Times New Roman"/>
              <w:lang w:eastAsia="en-US"/>
            </w:rPr>
            <m:t>+</m:t>
          </m:r>
          <m:sSubSup>
            <m:sSubSupPr>
              <m:ctrlPr>
                <w:ins w:id="65" w:author="Wang, Guoquan" w:date="2026-04-02T12:36:00Z" w16du:dateUtc="2026-04-02T17:36:00Z">
                  <w:rPr>
                    <w:rFonts w:ascii="Cambria Math" w:eastAsia="SimSun" w:hAnsi="Cambria Math" w:cs="Times New Roman"/>
                    <w:lang w:eastAsia="en-US"/>
                  </w:rPr>
                </w:ins>
              </m:ctrlPr>
            </m:sSubSupPr>
            <m:e>
              <m:r>
                <w:rPr>
                  <w:rFonts w:ascii="Cambria Math" w:eastAsia="SimSun" w:hAnsi="Cambria Math" w:cs="Times New Roman"/>
                  <w:lang w:eastAsia="en-US"/>
                </w:rPr>
                <m:t>R</m:t>
              </m:r>
            </m:e>
            <m:sub>
              <m:r>
                <w:rPr>
                  <w:rFonts w:ascii="Cambria Math" w:eastAsia="SimSun" w:hAnsi="Cambria Math" w:cs="Times New Roman"/>
                  <w:lang w:eastAsia="en-US"/>
                </w:rPr>
                <m:t>y</m:t>
              </m:r>
            </m:sub>
            <m:sup>
              <m:r>
                <m:rPr>
                  <m:sty m:val="p"/>
                </m:rPr>
                <w:rPr>
                  <w:rFonts w:ascii="Cambria Math" w:eastAsia="SimSun" w:hAnsi="Cambria Math" w:cs="Times New Roman"/>
                  <w:lang w:eastAsia="en-US"/>
                </w:rPr>
                <m:t>'</m:t>
              </m:r>
            </m:sup>
          </m:sSubSup>
          <m:r>
            <m:rPr>
              <m:sty m:val="p"/>
            </m:rPr>
            <w:rPr>
              <w:rFonts w:ascii="Cambria Math" w:eastAsia="SimSun" w:hAnsi="Cambria Math" w:cs="Times New Roman"/>
              <w:lang w:eastAsia="en-US"/>
            </w:rPr>
            <m:t>∙</m:t>
          </m:r>
          <m:d>
            <m:dPr>
              <m:ctrlPr>
                <w:rPr>
                  <w:rFonts w:ascii="Cambria Math" w:eastAsia="SimSun" w:hAnsi="Cambria Math" w:cs="Times New Roman"/>
                  <w:lang w:eastAsia="en-US"/>
                </w:rPr>
              </m:ctrlPr>
            </m:dPr>
            <m:e>
              <m:r>
                <w:rPr>
                  <w:rFonts w:ascii="Cambria Math" w:eastAsia="SimSun" w:hAnsi="Cambria Math" w:cs="Times New Roman"/>
                  <w:lang w:eastAsia="en-US"/>
                </w:rPr>
                <m:t>t</m:t>
              </m:r>
              <m:r>
                <m:rPr>
                  <m:sty m:val="p"/>
                </m:rPr>
                <w:rPr>
                  <w:rFonts w:ascii="Cambria Math" w:eastAsia="SimSun" w:hAnsi="Cambria Math" w:cs="Times New Roman"/>
                  <w:lang w:eastAsia="en-US"/>
                </w:rPr>
                <m:t>-</m:t>
              </m:r>
              <m:sSub>
                <m:sSubPr>
                  <m:ctrlPr>
                    <w:rPr>
                      <w:rFonts w:ascii="Cambria Math" w:eastAsia="SimSun" w:hAnsi="Cambria Math" w:cs="Times New Roman"/>
                      <w:lang w:eastAsia="en-US"/>
                    </w:rPr>
                  </m:ctrlPr>
                </m:sSubPr>
                <m:e>
                  <m:r>
                    <w:rPr>
                      <w:rFonts w:ascii="Cambria Math" w:eastAsia="SimSun" w:hAnsi="Cambria Math" w:cs="Times New Roman"/>
                      <w:lang w:eastAsia="en-US"/>
                    </w:rPr>
                    <m:t>t</m:t>
                  </m:r>
                </m:e>
                <m:sub>
                  <m:r>
                    <m:rPr>
                      <m:sty m:val="p"/>
                    </m:rPr>
                    <w:rPr>
                      <w:rFonts w:ascii="Cambria Math" w:eastAsia="SimSun" w:hAnsi="Cambria Math" w:cs="Times New Roman"/>
                      <w:lang w:eastAsia="en-US"/>
                    </w:rPr>
                    <m:t>0</m:t>
                  </m:r>
                </m:sub>
              </m:sSub>
            </m:e>
          </m:d>
          <m:r>
            <m:rPr>
              <m:sty m:val="p"/>
            </m:rPr>
            <w:rPr>
              <w:rFonts w:ascii="Cambria Math" w:eastAsia="SimSun" w:hAnsi="Cambria Math" w:cs="Times New Roman"/>
              <w:lang w:eastAsia="en-US"/>
            </w:rPr>
            <m:t>∙</m:t>
          </m:r>
          <m:sSub>
            <m:sSubPr>
              <m:ctrlPr>
                <w:rPr>
                  <w:rFonts w:ascii="Cambria Math" w:eastAsia="SimSun" w:hAnsi="Cambria Math" w:cs="Times New Roman"/>
                  <w:lang w:eastAsia="en-US"/>
                </w:rPr>
              </m:ctrlPr>
            </m:sSubPr>
            <m:e>
              <m:r>
                <w:rPr>
                  <w:rFonts w:ascii="Cambria Math" w:eastAsia="SimSun" w:hAnsi="Cambria Math" w:cs="Times New Roman"/>
                  <w:lang w:eastAsia="en-US"/>
                </w:rPr>
                <m:t>X</m:t>
              </m:r>
              <m:d>
                <m:dPr>
                  <m:ctrlPr>
                    <w:rPr>
                      <w:rFonts w:ascii="Cambria Math" w:eastAsia="SimSun" w:hAnsi="Cambria Math" w:cs="Times New Roman"/>
                      <w:lang w:eastAsia="en-US"/>
                    </w:rPr>
                  </m:ctrlPr>
                </m:dPr>
                <m:e>
                  <m:r>
                    <w:rPr>
                      <w:rFonts w:ascii="Cambria Math" w:eastAsia="SimSun" w:hAnsi="Cambria Math" w:cs="Times New Roman"/>
                      <w:lang w:eastAsia="en-US"/>
                    </w:rPr>
                    <m:t>t</m:t>
                  </m:r>
                </m:e>
              </m:d>
            </m:e>
            <m:sub>
              <m:r>
                <w:rPr>
                  <w:rFonts w:ascii="Cambria Math" w:eastAsia="SimSun" w:hAnsi="Cambria Math" w:cs="Times New Roman"/>
                  <w:lang w:eastAsia="en-US"/>
                </w:rPr>
                <m:t>G</m:t>
              </m:r>
            </m:sub>
          </m:sSub>
          <m:r>
            <m:rPr>
              <m:sty m:val="p"/>
            </m:rPr>
            <w:rPr>
              <w:rFonts w:ascii="Cambria Math" w:eastAsia="SimSun" w:hAnsi="Cambria Math" w:cs="Times New Roman"/>
              <w:lang w:eastAsia="en-US"/>
            </w:rPr>
            <m:t>-</m:t>
          </m:r>
          <m:sSubSup>
            <m:sSubSupPr>
              <m:ctrlPr>
                <w:ins w:id="66" w:author="Wang, Guoquan" w:date="2026-04-02T12:36:00Z" w16du:dateUtc="2026-04-02T17:36:00Z">
                  <w:rPr>
                    <w:rFonts w:ascii="Cambria Math" w:eastAsia="SimSun" w:hAnsi="Cambria Math" w:cs="Times New Roman"/>
                    <w:lang w:eastAsia="en-US"/>
                  </w:rPr>
                </w:ins>
              </m:ctrlPr>
            </m:sSubSupPr>
            <m:e>
              <m:r>
                <w:rPr>
                  <w:rFonts w:ascii="Cambria Math" w:eastAsia="SimSun" w:hAnsi="Cambria Math" w:cs="Times New Roman"/>
                  <w:lang w:eastAsia="en-US"/>
                </w:rPr>
                <m:t>R</m:t>
              </m:r>
            </m:e>
            <m:sub>
              <m:r>
                <w:rPr>
                  <w:rFonts w:ascii="Cambria Math" w:eastAsia="SimSun" w:hAnsi="Cambria Math" w:cs="Times New Roman"/>
                  <w:lang w:eastAsia="en-US"/>
                </w:rPr>
                <m:t>x</m:t>
              </m:r>
            </m:sub>
            <m:sup>
              <m:r>
                <m:rPr>
                  <m:sty m:val="p"/>
                </m:rPr>
                <w:rPr>
                  <w:rFonts w:ascii="Cambria Math" w:eastAsia="SimSun" w:hAnsi="Cambria Math" w:cs="Times New Roman"/>
                  <w:lang w:eastAsia="en-US"/>
                </w:rPr>
                <m:t>'</m:t>
              </m:r>
            </m:sup>
          </m:sSubSup>
          <m:r>
            <m:rPr>
              <m:sty m:val="p"/>
            </m:rPr>
            <w:rPr>
              <w:rFonts w:ascii="Cambria Math" w:eastAsia="SimSun" w:hAnsi="Cambria Math" w:cs="Times New Roman"/>
              <w:lang w:eastAsia="en-US"/>
            </w:rPr>
            <m:t>∙</m:t>
          </m:r>
          <m:d>
            <m:dPr>
              <m:ctrlPr>
                <w:rPr>
                  <w:rFonts w:ascii="Cambria Math" w:eastAsia="SimSun" w:hAnsi="Cambria Math" w:cs="Times New Roman"/>
                  <w:lang w:eastAsia="en-US"/>
                </w:rPr>
              </m:ctrlPr>
            </m:dPr>
            <m:e>
              <m:r>
                <w:rPr>
                  <w:rFonts w:ascii="Cambria Math" w:eastAsia="SimSun" w:hAnsi="Cambria Math" w:cs="Times New Roman"/>
                  <w:lang w:eastAsia="en-US"/>
                </w:rPr>
                <m:t>t</m:t>
              </m:r>
              <m:r>
                <m:rPr>
                  <m:sty m:val="p"/>
                </m:rPr>
                <w:rPr>
                  <w:rFonts w:ascii="Cambria Math" w:eastAsia="SimSun" w:hAnsi="Cambria Math" w:cs="Times New Roman"/>
                  <w:lang w:eastAsia="en-US"/>
                </w:rPr>
                <m:t>-</m:t>
              </m:r>
              <m:sSub>
                <m:sSubPr>
                  <m:ctrlPr>
                    <w:rPr>
                      <w:rFonts w:ascii="Cambria Math" w:eastAsia="SimSun" w:hAnsi="Cambria Math" w:cs="Times New Roman"/>
                      <w:lang w:eastAsia="en-US"/>
                    </w:rPr>
                  </m:ctrlPr>
                </m:sSubPr>
                <m:e>
                  <m:r>
                    <w:rPr>
                      <w:rFonts w:ascii="Cambria Math" w:eastAsia="SimSun" w:hAnsi="Cambria Math" w:cs="Times New Roman"/>
                      <w:lang w:eastAsia="en-US"/>
                    </w:rPr>
                    <m:t>t</m:t>
                  </m:r>
                </m:e>
                <m:sub>
                  <m:r>
                    <m:rPr>
                      <m:sty m:val="p"/>
                    </m:rPr>
                    <w:rPr>
                      <w:rFonts w:ascii="Cambria Math" w:eastAsia="SimSun" w:hAnsi="Cambria Math" w:cs="Times New Roman"/>
                      <w:lang w:eastAsia="en-US"/>
                    </w:rPr>
                    <m:t>0</m:t>
                  </m:r>
                </m:sub>
              </m:sSub>
            </m:e>
          </m:d>
          <m:r>
            <m:rPr>
              <m:sty m:val="p"/>
            </m:rPr>
            <w:rPr>
              <w:rFonts w:ascii="Cambria Math" w:eastAsia="SimSun" w:hAnsi="Cambria Math" w:cs="Times New Roman"/>
              <w:lang w:eastAsia="en-US"/>
            </w:rPr>
            <m:t>∙</m:t>
          </m:r>
          <m:sSub>
            <m:sSubPr>
              <m:ctrlPr>
                <w:rPr>
                  <w:rFonts w:ascii="Cambria Math" w:eastAsia="SimSun" w:hAnsi="Cambria Math" w:cs="Times New Roman"/>
                  <w:lang w:eastAsia="en-US"/>
                </w:rPr>
              </m:ctrlPr>
            </m:sSubPr>
            <m:e>
              <m:r>
                <w:rPr>
                  <w:rFonts w:ascii="Cambria Math" w:eastAsia="SimSun" w:hAnsi="Cambria Math" w:cs="Times New Roman"/>
                  <w:lang w:eastAsia="en-US"/>
                </w:rPr>
                <m:t>Y</m:t>
              </m:r>
              <m:d>
                <m:dPr>
                  <m:ctrlPr>
                    <w:rPr>
                      <w:rFonts w:ascii="Cambria Math" w:eastAsia="SimSun" w:hAnsi="Cambria Math" w:cs="Times New Roman"/>
                      <w:lang w:eastAsia="en-US"/>
                    </w:rPr>
                  </m:ctrlPr>
                </m:dPr>
                <m:e>
                  <m:r>
                    <w:rPr>
                      <w:rFonts w:ascii="Cambria Math" w:eastAsia="SimSun" w:hAnsi="Cambria Math" w:cs="Times New Roman"/>
                      <w:lang w:eastAsia="en-US"/>
                    </w:rPr>
                    <m:t>t</m:t>
                  </m:r>
                </m:e>
              </m:d>
            </m:e>
            <m:sub>
              <m:r>
                <w:rPr>
                  <w:rFonts w:ascii="Cambria Math" w:eastAsia="SimSun" w:hAnsi="Cambria Math" w:cs="Times New Roman"/>
                  <w:lang w:eastAsia="en-US"/>
                </w:rPr>
                <m:t>G</m:t>
              </m:r>
            </m:sub>
          </m:sSub>
        </m:oMath>
      </m:oMathPara>
    </w:p>
    <w:p w14:paraId="6E614A6A" w14:textId="77777777" w:rsidR="00B96CEC" w:rsidRPr="008D5A6C" w:rsidRDefault="00B96CEC" w:rsidP="001C47D7">
      <w:pPr>
        <w:pStyle w:val="MDPI33textspaceafter"/>
        <w:spacing w:before="240" w:after="0" w:line="360" w:lineRule="auto"/>
        <w:ind w:firstLine="0"/>
        <w:rPr>
          <w:rFonts w:ascii="Times New Roman" w:hAnsi="Times New Roman"/>
          <w:sz w:val="24"/>
          <w:szCs w:val="24"/>
        </w:rPr>
      </w:pPr>
      <w:r w:rsidRPr="008D5A6C">
        <w:rPr>
          <w:rFonts w:ascii="Times New Roman" w:hAnsi="Times New Roman"/>
          <w:sz w:val="24"/>
          <w:szCs w:val="24"/>
        </w:rPr>
        <w:t xml:space="preserve">where </w:t>
      </w:r>
      <m:oMath>
        <m:sSub>
          <m:sSubPr>
            <m:ctrlPr>
              <w:rPr>
                <w:rFonts w:ascii="Cambria Math" w:hAnsi="Cambria Math"/>
                <w:sz w:val="24"/>
                <w:szCs w:val="24"/>
              </w:rPr>
            </m:ctrlPr>
          </m:sSubPr>
          <m:e>
            <m:r>
              <w:rPr>
                <w:rFonts w:ascii="Cambria Math" w:hAnsi="Cambria Math"/>
                <w:sz w:val="24"/>
                <w:szCs w:val="24"/>
              </w:rPr>
              <m:t>X</m:t>
            </m:r>
            <m:d>
              <m:dPr>
                <m:ctrlPr>
                  <w:rPr>
                    <w:rFonts w:ascii="Cambria Math" w:hAnsi="Cambria Math"/>
                    <w:sz w:val="24"/>
                    <w:szCs w:val="24"/>
                  </w:rPr>
                </m:ctrlPr>
              </m:dPr>
              <m:e>
                <m:r>
                  <w:rPr>
                    <w:rFonts w:ascii="Cambria Math" w:hAnsi="Cambria Math"/>
                    <w:sz w:val="24"/>
                    <w:szCs w:val="24"/>
                  </w:rPr>
                  <m:t>t</m:t>
                </m:r>
              </m:e>
            </m:d>
          </m:e>
          <m:sub>
            <m:r>
              <w:rPr>
                <w:rFonts w:ascii="Cambria Math" w:hAnsi="Cambria Math"/>
                <w:sz w:val="24"/>
                <w:szCs w:val="24"/>
              </w:rPr>
              <m:t>G</m:t>
            </m:r>
          </m:sub>
        </m:sSub>
      </m:oMath>
      <w:r w:rsidRPr="008D5A6C">
        <w:rPr>
          <w:rFonts w:ascii="Times New Roman" w:hAnsi="Times New Roman"/>
          <w:sz w:val="24"/>
          <w:szCs w:val="24"/>
        </w:rPr>
        <w:t xml:space="preserve">, </w:t>
      </w:r>
      <m:oMath>
        <m:sSub>
          <m:sSubPr>
            <m:ctrlPr>
              <w:rPr>
                <w:rFonts w:ascii="Cambria Math" w:hAnsi="Cambria Math"/>
                <w:sz w:val="24"/>
                <w:szCs w:val="24"/>
              </w:rPr>
            </m:ctrlPr>
          </m:sSubPr>
          <m:e>
            <m:r>
              <w:rPr>
                <w:rFonts w:ascii="Cambria Math" w:hAnsi="Cambria Math"/>
                <w:sz w:val="24"/>
                <w:szCs w:val="24"/>
              </w:rPr>
              <m:t>Y</m:t>
            </m:r>
            <m:d>
              <m:dPr>
                <m:ctrlPr>
                  <w:rPr>
                    <w:rFonts w:ascii="Cambria Math" w:hAnsi="Cambria Math"/>
                    <w:sz w:val="24"/>
                    <w:szCs w:val="24"/>
                  </w:rPr>
                </m:ctrlPr>
              </m:dPr>
              <m:e>
                <m:r>
                  <w:rPr>
                    <w:rFonts w:ascii="Cambria Math" w:hAnsi="Cambria Math"/>
                    <w:sz w:val="24"/>
                    <w:szCs w:val="24"/>
                  </w:rPr>
                  <m:t>t</m:t>
                </m:r>
              </m:e>
            </m:d>
          </m:e>
          <m:sub>
            <m:r>
              <w:rPr>
                <w:rFonts w:ascii="Cambria Math" w:hAnsi="Cambria Math"/>
                <w:sz w:val="24"/>
                <w:szCs w:val="24"/>
              </w:rPr>
              <m:t>G</m:t>
            </m:r>
          </m:sub>
        </m:sSub>
      </m:oMath>
      <w:r w:rsidRPr="008D5A6C">
        <w:rPr>
          <w:rFonts w:ascii="Times New Roman" w:hAnsi="Times New Roman"/>
          <w:sz w:val="24"/>
          <w:szCs w:val="24"/>
        </w:rPr>
        <w:t xml:space="preserve">, and </w:t>
      </w:r>
      <m:oMath>
        <m:sSub>
          <m:sSubPr>
            <m:ctrlPr>
              <w:rPr>
                <w:rFonts w:ascii="Cambria Math" w:hAnsi="Cambria Math"/>
                <w:sz w:val="24"/>
                <w:szCs w:val="24"/>
              </w:rPr>
            </m:ctrlPr>
          </m:sSubPr>
          <m:e>
            <m:r>
              <w:rPr>
                <w:rFonts w:ascii="Cambria Math" w:hAnsi="Cambria Math"/>
                <w:sz w:val="24"/>
                <w:szCs w:val="24"/>
              </w:rPr>
              <m:t>Z</m:t>
            </m:r>
            <m:d>
              <m:dPr>
                <m:ctrlPr>
                  <w:rPr>
                    <w:rFonts w:ascii="Cambria Math" w:hAnsi="Cambria Math"/>
                    <w:sz w:val="24"/>
                    <w:szCs w:val="24"/>
                  </w:rPr>
                </m:ctrlPr>
              </m:dPr>
              <m:e>
                <m:r>
                  <w:rPr>
                    <w:rFonts w:ascii="Cambria Math" w:hAnsi="Cambria Math"/>
                    <w:sz w:val="24"/>
                    <w:szCs w:val="24"/>
                  </w:rPr>
                  <m:t>t</m:t>
                </m:r>
              </m:e>
            </m:d>
          </m:e>
          <m:sub>
            <m:r>
              <w:rPr>
                <w:rFonts w:ascii="Cambria Math" w:hAnsi="Cambria Math"/>
                <w:sz w:val="24"/>
                <w:szCs w:val="24"/>
              </w:rPr>
              <m:t>G</m:t>
            </m:r>
          </m:sub>
        </m:sSub>
      </m:oMath>
      <w:r w:rsidRPr="008D5A6C">
        <w:rPr>
          <w:rFonts w:ascii="Times New Roman" w:hAnsi="Times New Roman"/>
          <w:sz w:val="24"/>
          <w:szCs w:val="24"/>
        </w:rPr>
        <w:t xml:space="preserve"> are the ECEF-XYZ coordinates (at epoch </w:t>
      </w:r>
      <w:r w:rsidRPr="008D5A6C">
        <w:rPr>
          <w:rFonts w:ascii="Times New Roman" w:hAnsi="Times New Roman"/>
          <w:i/>
          <w:iCs/>
          <w:sz w:val="24"/>
          <w:szCs w:val="24"/>
        </w:rPr>
        <w:t>t</w:t>
      </w:r>
      <w:r w:rsidRPr="008D5A6C">
        <w:rPr>
          <w:rFonts w:ascii="Times New Roman" w:hAnsi="Times New Roman"/>
          <w:sz w:val="24"/>
          <w:szCs w:val="24"/>
        </w:rPr>
        <w:t xml:space="preserve">) of a site with respect to IGS20; </w:t>
      </w:r>
      <m:oMath>
        <m:sSub>
          <m:sSubPr>
            <m:ctrlPr>
              <w:rPr>
                <w:rFonts w:ascii="Cambria Math" w:hAnsi="Cambria Math"/>
                <w:sz w:val="24"/>
                <w:szCs w:val="24"/>
              </w:rPr>
            </m:ctrlPr>
          </m:sSubPr>
          <m:e>
            <m:r>
              <w:rPr>
                <w:rFonts w:ascii="Cambria Math" w:hAnsi="Cambria Math"/>
                <w:sz w:val="24"/>
                <w:szCs w:val="24"/>
              </w:rPr>
              <m:t>X</m:t>
            </m:r>
            <m:d>
              <m:dPr>
                <m:ctrlPr>
                  <w:rPr>
                    <w:rFonts w:ascii="Cambria Math" w:hAnsi="Cambria Math"/>
                    <w:sz w:val="24"/>
                    <w:szCs w:val="24"/>
                  </w:rPr>
                </m:ctrlPr>
              </m:dPr>
              <m:e>
                <m:r>
                  <w:rPr>
                    <w:rFonts w:ascii="Cambria Math" w:hAnsi="Cambria Math"/>
                    <w:sz w:val="24"/>
                    <w:szCs w:val="24"/>
                  </w:rPr>
                  <m:t>t</m:t>
                </m:r>
              </m:e>
            </m:d>
          </m:e>
          <m:sub>
            <m:r>
              <w:rPr>
                <w:rFonts w:ascii="Cambria Math" w:hAnsi="Cambria Math"/>
                <w:sz w:val="24"/>
                <w:szCs w:val="24"/>
              </w:rPr>
              <m:t>R</m:t>
            </m:r>
          </m:sub>
        </m:sSub>
      </m:oMath>
      <w:r w:rsidRPr="008D5A6C">
        <w:rPr>
          <w:rFonts w:ascii="Times New Roman" w:hAnsi="Times New Roman"/>
          <w:sz w:val="24"/>
          <w:szCs w:val="24"/>
        </w:rPr>
        <w:t xml:space="preserve">, </w:t>
      </w:r>
      <m:oMath>
        <m:sSub>
          <m:sSubPr>
            <m:ctrlPr>
              <w:rPr>
                <w:rFonts w:ascii="Cambria Math" w:hAnsi="Cambria Math"/>
                <w:sz w:val="24"/>
                <w:szCs w:val="24"/>
              </w:rPr>
            </m:ctrlPr>
          </m:sSubPr>
          <m:e>
            <m:r>
              <w:rPr>
                <w:rFonts w:ascii="Cambria Math" w:hAnsi="Cambria Math"/>
                <w:sz w:val="24"/>
                <w:szCs w:val="24"/>
              </w:rPr>
              <m:t>Y</m:t>
            </m:r>
            <m:d>
              <m:dPr>
                <m:ctrlPr>
                  <w:rPr>
                    <w:rFonts w:ascii="Cambria Math" w:hAnsi="Cambria Math"/>
                    <w:sz w:val="24"/>
                    <w:szCs w:val="24"/>
                  </w:rPr>
                </m:ctrlPr>
              </m:dPr>
              <m:e>
                <m:r>
                  <w:rPr>
                    <w:rFonts w:ascii="Cambria Math" w:hAnsi="Cambria Math"/>
                    <w:sz w:val="24"/>
                    <w:szCs w:val="24"/>
                  </w:rPr>
                  <m:t>t</m:t>
                </m:r>
              </m:e>
            </m:d>
          </m:e>
          <m:sub>
            <m:r>
              <w:rPr>
                <w:rFonts w:ascii="Cambria Math" w:hAnsi="Cambria Math"/>
                <w:sz w:val="24"/>
                <w:szCs w:val="24"/>
              </w:rPr>
              <m:t>R</m:t>
            </m:r>
          </m:sub>
        </m:sSub>
      </m:oMath>
      <w:r w:rsidRPr="008D5A6C">
        <w:rPr>
          <w:rFonts w:ascii="Times New Roman" w:hAnsi="Times New Roman"/>
          <w:sz w:val="24"/>
          <w:szCs w:val="24"/>
        </w:rPr>
        <w:t xml:space="preserve">, and </w:t>
      </w:r>
      <m:oMath>
        <m:sSub>
          <m:sSubPr>
            <m:ctrlPr>
              <w:rPr>
                <w:rFonts w:ascii="Cambria Math" w:hAnsi="Cambria Math"/>
                <w:sz w:val="24"/>
                <w:szCs w:val="24"/>
              </w:rPr>
            </m:ctrlPr>
          </m:sSubPr>
          <m:e>
            <m:r>
              <w:rPr>
                <w:rFonts w:ascii="Cambria Math" w:hAnsi="Cambria Math"/>
                <w:sz w:val="24"/>
                <w:szCs w:val="24"/>
              </w:rPr>
              <m:t>Z</m:t>
            </m:r>
            <m:d>
              <m:dPr>
                <m:ctrlPr>
                  <w:rPr>
                    <w:rFonts w:ascii="Cambria Math" w:hAnsi="Cambria Math"/>
                    <w:sz w:val="24"/>
                    <w:szCs w:val="24"/>
                  </w:rPr>
                </m:ctrlPr>
              </m:dPr>
              <m:e>
                <m:r>
                  <w:rPr>
                    <w:rFonts w:ascii="Cambria Math" w:hAnsi="Cambria Math"/>
                    <w:sz w:val="24"/>
                    <w:szCs w:val="24"/>
                  </w:rPr>
                  <m:t>t</m:t>
                </m:r>
              </m:e>
            </m:d>
          </m:e>
          <m:sub>
            <m:r>
              <w:rPr>
                <w:rFonts w:ascii="Cambria Math" w:hAnsi="Cambria Math"/>
                <w:sz w:val="24"/>
                <w:szCs w:val="24"/>
              </w:rPr>
              <m:t>R</m:t>
            </m:r>
          </m:sub>
        </m:sSub>
      </m:oMath>
      <w:r w:rsidRPr="008D5A6C">
        <w:rPr>
          <w:rFonts w:ascii="Times New Roman" w:hAnsi="Times New Roman"/>
          <w:sz w:val="24"/>
          <w:szCs w:val="24"/>
        </w:rPr>
        <w:t xml:space="preserve"> are the XYZ coordinates of the site with respect to the regional reference frame. The units of these XYZ coordinates are meters. </w:t>
      </w:r>
      <m:oMath>
        <m:sSub>
          <m:sSubPr>
            <m:ctrlPr>
              <w:ins w:id="67" w:author="Wang, Guoquan" w:date="2026-04-02T12:36:00Z" w16du:dateUtc="2026-04-02T17:36:00Z">
                <w:rPr>
                  <w:rFonts w:ascii="Cambria Math" w:hAnsi="Cambria Math"/>
                  <w:sz w:val="24"/>
                  <w:szCs w:val="24"/>
                </w:rPr>
              </w:ins>
            </m:ctrlPr>
          </m:sSubPr>
          <m:e>
            <m:r>
              <w:rPr>
                <w:rFonts w:ascii="Cambria Math" w:hAnsi="Cambria Math"/>
                <w:sz w:val="24"/>
                <w:szCs w:val="24"/>
              </w:rPr>
              <m:t>t</m:t>
            </m:r>
          </m:e>
          <m:sub>
            <m:r>
              <m:rPr>
                <m:sty m:val="p"/>
              </m:rPr>
              <w:rPr>
                <w:rFonts w:ascii="Cambria Math" w:hAnsi="Cambria Math"/>
                <w:sz w:val="24"/>
                <w:szCs w:val="24"/>
              </w:rPr>
              <m:t>0</m:t>
            </m:r>
          </m:sub>
        </m:sSub>
      </m:oMath>
      <w:r w:rsidRPr="008D5A6C">
        <w:rPr>
          <w:rFonts w:ascii="Times New Roman" w:hAnsi="Times New Roman"/>
          <w:sz w:val="24"/>
          <w:szCs w:val="24"/>
        </w:rPr>
        <w:t xml:space="preserve"> is the epoch that aligns the coordinates with respect to these two reference frames. </w:t>
      </w:r>
      <m:oMath>
        <m:sSubSup>
          <m:sSubSupPr>
            <m:ctrlPr>
              <w:ins w:id="68" w:author="Wang, Guoquan" w:date="2026-04-02T12:36:00Z" w16du:dateUtc="2026-04-02T17:36:00Z">
                <w:rPr>
                  <w:rFonts w:ascii="Cambria Math" w:hAnsi="Cambria Math"/>
                  <w:sz w:val="24"/>
                  <w:szCs w:val="24"/>
                </w:rPr>
              </w:ins>
            </m:ctrlPr>
          </m:sSubSupPr>
          <m:e>
            <m:r>
              <w:rPr>
                <w:rFonts w:ascii="Cambria Math" w:hAnsi="Cambria Math"/>
                <w:sz w:val="24"/>
                <w:szCs w:val="24"/>
              </w:rPr>
              <m:t>T</m:t>
            </m:r>
          </m:e>
          <m:sub>
            <m:r>
              <w:rPr>
                <w:rFonts w:ascii="Cambria Math" w:hAnsi="Cambria Math"/>
                <w:sz w:val="24"/>
                <w:szCs w:val="24"/>
              </w:rPr>
              <m:t>x</m:t>
            </m:r>
          </m:sub>
          <m:sup>
            <m:r>
              <m:rPr>
                <m:sty m:val="p"/>
              </m:rPr>
              <w:rPr>
                <w:rFonts w:ascii="Cambria Math" w:hAnsi="Cambria Math"/>
                <w:sz w:val="24"/>
                <w:szCs w:val="24"/>
              </w:rPr>
              <m:t>'</m:t>
            </m:r>
          </m:sup>
        </m:sSubSup>
      </m:oMath>
      <w:r w:rsidRPr="008D5A6C">
        <w:rPr>
          <w:rFonts w:ascii="Times New Roman" w:hAnsi="Times New Roman"/>
          <w:sz w:val="24"/>
          <w:szCs w:val="24"/>
        </w:rPr>
        <w:t xml:space="preserve">, </w:t>
      </w:r>
      <m:oMath>
        <m:sSubSup>
          <m:sSubSupPr>
            <m:ctrlPr>
              <w:ins w:id="69" w:author="Wang, Guoquan" w:date="2026-04-02T12:36:00Z" w16du:dateUtc="2026-04-02T17:36:00Z">
                <w:rPr>
                  <w:rFonts w:ascii="Cambria Math" w:hAnsi="Cambria Math"/>
                  <w:sz w:val="24"/>
                  <w:szCs w:val="24"/>
                </w:rPr>
              </w:ins>
            </m:ctrlPr>
          </m:sSubSupPr>
          <m:e>
            <m:r>
              <w:rPr>
                <w:rFonts w:ascii="Cambria Math" w:hAnsi="Cambria Math"/>
                <w:sz w:val="24"/>
                <w:szCs w:val="24"/>
              </w:rPr>
              <m:t>T</m:t>
            </m:r>
          </m:e>
          <m:sub>
            <m:r>
              <w:rPr>
                <w:rFonts w:ascii="Cambria Math" w:hAnsi="Cambria Math"/>
                <w:sz w:val="24"/>
                <w:szCs w:val="24"/>
              </w:rPr>
              <m:t>y</m:t>
            </m:r>
          </m:sub>
          <m:sup>
            <m:r>
              <m:rPr>
                <m:sty m:val="p"/>
              </m:rPr>
              <w:rPr>
                <w:rFonts w:ascii="Cambria Math" w:hAnsi="Cambria Math"/>
                <w:sz w:val="24"/>
                <w:szCs w:val="24"/>
              </w:rPr>
              <m:t>'</m:t>
            </m:r>
          </m:sup>
        </m:sSubSup>
      </m:oMath>
      <w:r w:rsidRPr="008D5A6C">
        <w:rPr>
          <w:rFonts w:ascii="Times New Roman" w:hAnsi="Times New Roman"/>
          <w:sz w:val="24"/>
          <w:szCs w:val="24"/>
        </w:rPr>
        <w:t xml:space="preserve">, </w:t>
      </w:r>
      <m:oMath>
        <m:sSubSup>
          <m:sSubSupPr>
            <m:ctrlPr>
              <w:ins w:id="70" w:author="Wang, Guoquan" w:date="2026-04-02T12:36:00Z" w16du:dateUtc="2026-04-02T17:36:00Z">
                <w:rPr>
                  <w:rFonts w:ascii="Cambria Math" w:hAnsi="Cambria Math"/>
                  <w:sz w:val="24"/>
                  <w:szCs w:val="24"/>
                </w:rPr>
              </w:ins>
            </m:ctrlPr>
          </m:sSubSupPr>
          <m:e>
            <m:r>
              <w:rPr>
                <w:rFonts w:ascii="Cambria Math" w:hAnsi="Cambria Math"/>
                <w:sz w:val="24"/>
                <w:szCs w:val="24"/>
              </w:rPr>
              <m:t>T</m:t>
            </m:r>
          </m:e>
          <m:sub>
            <m:r>
              <w:rPr>
                <w:rFonts w:ascii="Cambria Math" w:hAnsi="Cambria Math"/>
                <w:sz w:val="24"/>
                <w:szCs w:val="24"/>
              </w:rPr>
              <m:t>z</m:t>
            </m:r>
          </m:sub>
          <m:sup>
            <m:r>
              <m:rPr>
                <m:sty m:val="p"/>
              </m:rPr>
              <w:rPr>
                <w:rFonts w:ascii="Cambria Math" w:hAnsi="Cambria Math"/>
                <w:sz w:val="24"/>
                <w:szCs w:val="24"/>
              </w:rPr>
              <m:t>'</m:t>
            </m:r>
          </m:sup>
        </m:sSubSup>
      </m:oMath>
      <w:r w:rsidRPr="008D5A6C">
        <w:rPr>
          <w:rFonts w:ascii="Times New Roman" w:hAnsi="Times New Roman"/>
          <w:sz w:val="24"/>
          <w:szCs w:val="24"/>
        </w:rPr>
        <w:t xml:space="preserve">, </w:t>
      </w:r>
      <m:oMath>
        <m:sSubSup>
          <m:sSubSupPr>
            <m:ctrlPr>
              <w:ins w:id="71" w:author="Wang, Guoquan" w:date="2026-04-02T12:36:00Z" w16du:dateUtc="2026-04-02T17:36:00Z">
                <w:rPr>
                  <w:rFonts w:ascii="Cambria Math" w:hAnsi="Cambria Math"/>
                  <w:sz w:val="24"/>
                  <w:szCs w:val="24"/>
                </w:rPr>
              </w:ins>
            </m:ctrlPr>
          </m:sSubSupPr>
          <m:e>
            <m:r>
              <w:rPr>
                <w:rFonts w:ascii="Cambria Math" w:hAnsi="Cambria Math"/>
                <w:sz w:val="24"/>
                <w:szCs w:val="24"/>
              </w:rPr>
              <m:t>R</m:t>
            </m:r>
          </m:e>
          <m:sub>
            <m:r>
              <w:rPr>
                <w:rFonts w:ascii="Cambria Math" w:hAnsi="Cambria Math"/>
                <w:sz w:val="24"/>
                <w:szCs w:val="24"/>
              </w:rPr>
              <m:t>x</m:t>
            </m:r>
          </m:sub>
          <m:sup>
            <m:r>
              <m:rPr>
                <m:sty m:val="p"/>
              </m:rPr>
              <w:rPr>
                <w:rFonts w:ascii="Cambria Math" w:hAnsi="Cambria Math"/>
                <w:sz w:val="24"/>
                <w:szCs w:val="24"/>
              </w:rPr>
              <m:t>'</m:t>
            </m:r>
          </m:sup>
        </m:sSubSup>
      </m:oMath>
      <w:r w:rsidRPr="008D5A6C">
        <w:rPr>
          <w:rFonts w:ascii="Times New Roman" w:hAnsi="Times New Roman"/>
          <w:sz w:val="24"/>
          <w:szCs w:val="24"/>
        </w:rPr>
        <w:t xml:space="preserve">, </w:t>
      </w:r>
      <m:oMath>
        <m:sSubSup>
          <m:sSubSupPr>
            <m:ctrlPr>
              <w:ins w:id="72" w:author="Wang, Guoquan" w:date="2026-04-02T12:36:00Z" w16du:dateUtc="2026-04-02T17:36:00Z">
                <w:rPr>
                  <w:rFonts w:ascii="Cambria Math" w:hAnsi="Cambria Math"/>
                  <w:sz w:val="24"/>
                  <w:szCs w:val="24"/>
                </w:rPr>
              </w:ins>
            </m:ctrlPr>
          </m:sSubSupPr>
          <m:e>
            <m:r>
              <w:rPr>
                <w:rFonts w:ascii="Cambria Math" w:hAnsi="Cambria Math"/>
                <w:sz w:val="24"/>
                <w:szCs w:val="24"/>
              </w:rPr>
              <m:t>R</m:t>
            </m:r>
          </m:e>
          <m:sub>
            <m:r>
              <w:rPr>
                <w:rFonts w:ascii="Cambria Math" w:hAnsi="Cambria Math"/>
                <w:sz w:val="24"/>
                <w:szCs w:val="24"/>
              </w:rPr>
              <m:t>y</m:t>
            </m:r>
          </m:sub>
          <m:sup>
            <m:r>
              <m:rPr>
                <m:sty m:val="p"/>
              </m:rPr>
              <w:rPr>
                <w:rFonts w:ascii="Cambria Math" w:hAnsi="Cambria Math"/>
                <w:sz w:val="24"/>
                <w:szCs w:val="24"/>
              </w:rPr>
              <m:t>'</m:t>
            </m:r>
          </m:sup>
        </m:sSubSup>
      </m:oMath>
      <w:r w:rsidRPr="008D5A6C">
        <w:rPr>
          <w:rFonts w:ascii="Times New Roman" w:hAnsi="Times New Roman"/>
          <w:sz w:val="24"/>
          <w:szCs w:val="24"/>
        </w:rPr>
        <w:t xml:space="preserve">, and </w:t>
      </w:r>
      <m:oMath>
        <m:sSubSup>
          <m:sSubSupPr>
            <m:ctrlPr>
              <w:ins w:id="73" w:author="Wang, Guoquan" w:date="2026-04-02T12:36:00Z" w16du:dateUtc="2026-04-02T17:36:00Z">
                <w:rPr>
                  <w:rFonts w:ascii="Cambria Math" w:hAnsi="Cambria Math"/>
                  <w:sz w:val="24"/>
                  <w:szCs w:val="24"/>
                </w:rPr>
              </w:ins>
            </m:ctrlPr>
          </m:sSubSupPr>
          <m:e>
            <m:r>
              <w:rPr>
                <w:rFonts w:ascii="Cambria Math" w:hAnsi="Cambria Math"/>
                <w:sz w:val="24"/>
                <w:szCs w:val="24"/>
              </w:rPr>
              <m:t>R</m:t>
            </m:r>
          </m:e>
          <m:sub>
            <m:r>
              <w:rPr>
                <w:rFonts w:ascii="Cambria Math" w:hAnsi="Cambria Math"/>
                <w:sz w:val="24"/>
                <w:szCs w:val="24"/>
              </w:rPr>
              <m:t>z</m:t>
            </m:r>
          </m:sub>
          <m:sup>
            <m:r>
              <m:rPr>
                <m:sty m:val="p"/>
              </m:rPr>
              <w:rPr>
                <w:rFonts w:ascii="Cambria Math" w:hAnsi="Cambria Math"/>
                <w:sz w:val="24"/>
                <w:szCs w:val="24"/>
              </w:rPr>
              <m:t>'</m:t>
            </m:r>
          </m:sup>
        </m:sSubSup>
      </m:oMath>
      <w:r w:rsidRPr="008D5A6C">
        <w:rPr>
          <w:rFonts w:ascii="Times New Roman" w:hAnsi="Times New Roman"/>
          <w:sz w:val="24"/>
          <w:szCs w:val="24"/>
        </w:rPr>
        <w:t xml:space="preserve"> are constant parameters indicating the rates (one-time derivates) of translational shifts and rotations along the x, y, an z coordinate axes from IGS20 to the regional reference frame. </w:t>
      </w:r>
    </w:p>
    <w:p w14:paraId="2570A86D" w14:textId="77777777" w:rsidR="00B96CEC" w:rsidRPr="008D5A6C" w:rsidRDefault="00B96CEC" w:rsidP="001C47D7">
      <w:pPr>
        <w:pStyle w:val="MDPI33textspaceafter"/>
        <w:spacing w:before="240" w:after="0" w:line="360" w:lineRule="auto"/>
        <w:ind w:firstLine="0"/>
        <w:rPr>
          <w:rFonts w:ascii="Times New Roman" w:hAnsi="Times New Roman"/>
          <w:sz w:val="24"/>
          <w:szCs w:val="24"/>
        </w:rPr>
      </w:pPr>
      <w:r w:rsidRPr="008D5A6C">
        <w:rPr>
          <w:rFonts w:ascii="Times New Roman" w:hAnsi="Times New Roman"/>
          <w:sz w:val="24"/>
          <w:szCs w:val="24"/>
        </w:rPr>
        <w:t>The inverse transformation from the regional reference frame to IGS20 can be estimated using the following equations:</w:t>
      </w:r>
    </w:p>
    <w:p w14:paraId="6DFA2CA5" w14:textId="77777777" w:rsidR="00B96CEC" w:rsidRPr="008D5A6C" w:rsidRDefault="00000000" w:rsidP="001C47D7">
      <w:pPr>
        <w:pStyle w:val="MDPI33textspaceafter"/>
        <w:spacing w:before="240" w:after="0" w:line="360" w:lineRule="auto"/>
        <w:ind w:firstLine="0"/>
        <w:rPr>
          <w:rFonts w:ascii="Times New Roman" w:eastAsia="SimSun" w:hAnsi="Times New Roman"/>
          <w:sz w:val="24"/>
          <w:szCs w:val="24"/>
          <w:lang w:eastAsia="en-US"/>
        </w:rPr>
      </w:pPr>
      <m:oMathPara>
        <m:oMathParaPr>
          <m:jc m:val="left"/>
        </m:oMathParaPr>
        <m:oMath>
          <m:sSub>
            <m:sSubPr>
              <m:ctrlPr>
                <w:ins w:id="74" w:author="Wang, Guoquan" w:date="2026-04-02T12:36:00Z" w16du:dateUtc="2026-04-02T17:36:00Z">
                  <w:rPr>
                    <w:rFonts w:ascii="Cambria Math" w:eastAsia="SimSun" w:hAnsi="Cambria Math"/>
                    <w:sz w:val="24"/>
                    <w:szCs w:val="24"/>
                    <w:lang w:eastAsia="en-US"/>
                  </w:rPr>
                </w:ins>
              </m:ctrlPr>
            </m:sSubPr>
            <m:e>
              <m:r>
                <w:rPr>
                  <w:rFonts w:ascii="Cambria Math" w:eastAsia="SimSun" w:hAnsi="Cambria Math"/>
                  <w:sz w:val="24"/>
                  <w:szCs w:val="24"/>
                  <w:lang w:eastAsia="en-US"/>
                </w:rPr>
                <m:t>X</m:t>
              </m:r>
              <m:r>
                <m:rPr>
                  <m:sty m:val="p"/>
                </m:rPr>
                <w:rPr>
                  <w:rFonts w:ascii="Cambria Math" w:eastAsia="SimSun" w:hAnsi="Cambria Math"/>
                  <w:sz w:val="24"/>
                  <w:szCs w:val="24"/>
                  <w:lang w:eastAsia="en-US"/>
                </w:rPr>
                <m:t>(</m:t>
              </m:r>
              <m:r>
                <w:rPr>
                  <w:rFonts w:ascii="Cambria Math" w:eastAsia="SimSun" w:hAnsi="Cambria Math"/>
                  <w:sz w:val="24"/>
                  <w:szCs w:val="24"/>
                  <w:lang w:eastAsia="en-US"/>
                </w:rPr>
                <m:t>t</m:t>
              </m:r>
              <m:r>
                <m:rPr>
                  <m:sty m:val="p"/>
                </m:rPr>
                <w:rPr>
                  <w:rFonts w:ascii="Cambria Math" w:eastAsia="SimSun" w:hAnsi="Cambria Math"/>
                  <w:sz w:val="24"/>
                  <w:szCs w:val="24"/>
                  <w:lang w:eastAsia="en-US"/>
                </w:rPr>
                <m:t>)</m:t>
              </m:r>
            </m:e>
            <m:sub>
              <m:r>
                <w:rPr>
                  <w:rFonts w:ascii="Cambria Math" w:eastAsia="SimSun" w:hAnsi="Cambria Math"/>
                  <w:sz w:val="24"/>
                  <w:szCs w:val="24"/>
                  <w:lang w:eastAsia="en-US"/>
                </w:rPr>
                <m:t>G</m:t>
              </m:r>
            </m:sub>
          </m:sSub>
          <m:r>
            <m:rPr>
              <m:nor/>
            </m:rPr>
            <w:rPr>
              <w:rFonts w:ascii="Times New Roman" w:eastAsia="SimSun" w:hAnsi="Times New Roman"/>
              <w:sz w:val="24"/>
              <w:szCs w:val="24"/>
              <w:lang w:eastAsia="en-US"/>
            </w:rPr>
            <m:t xml:space="preserve"> ≈</m:t>
          </m:r>
          <m:sSub>
            <m:sSubPr>
              <m:ctrlPr>
                <w:ins w:id="75" w:author="Wang, Guoquan" w:date="2026-04-02T12:36:00Z" w16du:dateUtc="2026-04-02T17:36:00Z">
                  <w:rPr>
                    <w:rFonts w:ascii="Cambria Math" w:eastAsia="SimSun" w:hAnsi="Cambria Math"/>
                    <w:sz w:val="24"/>
                    <w:szCs w:val="24"/>
                    <w:lang w:eastAsia="en-US"/>
                  </w:rPr>
                </w:ins>
              </m:ctrlPr>
            </m:sSubPr>
            <m:e>
              <m:r>
                <w:rPr>
                  <w:rFonts w:ascii="Cambria Math" w:eastAsia="SimSun" w:hAnsi="Cambria Math"/>
                  <w:sz w:val="24"/>
                  <w:szCs w:val="24"/>
                  <w:lang w:eastAsia="en-US"/>
                </w:rPr>
                <m:t xml:space="preserve">  X</m:t>
              </m:r>
              <m:r>
                <m:rPr>
                  <m:sty m:val="p"/>
                </m:rPr>
                <w:rPr>
                  <w:rFonts w:ascii="Cambria Math" w:eastAsia="SimSun" w:hAnsi="Cambria Math"/>
                  <w:sz w:val="24"/>
                  <w:szCs w:val="24"/>
                  <w:lang w:eastAsia="en-US"/>
                </w:rPr>
                <m:t>(</m:t>
              </m:r>
              <m:r>
                <w:rPr>
                  <w:rFonts w:ascii="Cambria Math" w:eastAsia="SimSun" w:hAnsi="Cambria Math"/>
                  <w:sz w:val="24"/>
                  <w:szCs w:val="24"/>
                  <w:lang w:eastAsia="en-US"/>
                </w:rPr>
                <m:t>t</m:t>
              </m:r>
              <m:r>
                <m:rPr>
                  <m:sty m:val="p"/>
                </m:rPr>
                <w:rPr>
                  <w:rFonts w:ascii="Cambria Math" w:eastAsia="SimSun" w:hAnsi="Cambria Math"/>
                  <w:sz w:val="24"/>
                  <w:szCs w:val="24"/>
                  <w:lang w:eastAsia="en-US"/>
                </w:rPr>
                <m:t>)</m:t>
              </m:r>
            </m:e>
            <m:sub>
              <m:r>
                <w:rPr>
                  <w:rFonts w:ascii="Cambria Math" w:eastAsia="SimSun" w:hAnsi="Cambria Math"/>
                  <w:sz w:val="24"/>
                  <w:szCs w:val="24"/>
                  <w:lang w:eastAsia="en-US"/>
                </w:rPr>
                <m:t>R</m:t>
              </m:r>
            </m:sub>
          </m:sSub>
          <m:r>
            <m:rPr>
              <m:sty m:val="p"/>
            </m:rPr>
            <w:rPr>
              <w:rFonts w:ascii="Cambria Math" w:eastAsia="SimSun" w:hAnsi="Cambria Math"/>
              <w:sz w:val="24"/>
              <w:szCs w:val="24"/>
              <w:lang w:eastAsia="en-US"/>
            </w:rPr>
            <m:t>-</m:t>
          </m:r>
          <m:sSubSup>
            <m:sSubSupPr>
              <m:ctrlPr>
                <w:ins w:id="76" w:author="Wang, Guoquan" w:date="2026-04-02T12:36:00Z" w16du:dateUtc="2026-04-02T17:36:00Z">
                  <w:rPr>
                    <w:rFonts w:ascii="Cambria Math" w:eastAsia="SimSun" w:hAnsi="Cambria Math"/>
                    <w:sz w:val="24"/>
                    <w:szCs w:val="24"/>
                    <w:lang w:eastAsia="en-US"/>
                  </w:rPr>
                </w:ins>
              </m:ctrlPr>
            </m:sSubSupPr>
            <m:e>
              <m:r>
                <w:rPr>
                  <w:rFonts w:ascii="Cambria Math" w:eastAsia="SimSun" w:hAnsi="Cambria Math"/>
                  <w:sz w:val="24"/>
                  <w:szCs w:val="24"/>
                  <w:lang w:eastAsia="en-US"/>
                </w:rPr>
                <m:t>T</m:t>
              </m:r>
            </m:e>
            <m:sub>
              <m:r>
                <w:rPr>
                  <w:rFonts w:ascii="Cambria Math" w:eastAsia="SimSun" w:hAnsi="Cambria Math"/>
                  <w:sz w:val="24"/>
                  <w:szCs w:val="24"/>
                  <w:lang w:eastAsia="en-US"/>
                </w:rPr>
                <m:t>x</m:t>
              </m:r>
            </m:sub>
            <m:sup>
              <m:r>
                <m:rPr>
                  <m:sty m:val="p"/>
                </m:rPr>
                <w:rPr>
                  <w:rFonts w:ascii="Cambria Math" w:eastAsia="SimSun" w:hAnsi="Cambria Math"/>
                  <w:sz w:val="24"/>
                  <w:szCs w:val="24"/>
                  <w:lang w:eastAsia="en-US"/>
                </w:rPr>
                <m:t>'</m:t>
              </m:r>
            </m:sup>
          </m:sSubSup>
          <m:r>
            <m:rPr>
              <m:sty m:val="p"/>
            </m:rPr>
            <w:rPr>
              <w:rFonts w:ascii="Cambria Math" w:eastAsia="SimSun" w:hAnsi="Cambria Math"/>
              <w:sz w:val="24"/>
              <w:szCs w:val="24"/>
              <w:lang w:eastAsia="en-US"/>
            </w:rPr>
            <m:t>∙</m:t>
          </m:r>
          <m:d>
            <m:dPr>
              <m:ctrlPr>
                <w:rPr>
                  <w:rFonts w:ascii="Cambria Math" w:eastAsia="SimSun" w:hAnsi="Cambria Math"/>
                  <w:sz w:val="24"/>
                  <w:szCs w:val="24"/>
                  <w:lang w:eastAsia="en-US"/>
                </w:rPr>
              </m:ctrlPr>
            </m:dPr>
            <m:e>
              <m:r>
                <w:rPr>
                  <w:rFonts w:ascii="Cambria Math" w:eastAsia="SimSun" w:hAnsi="Cambria Math"/>
                  <w:sz w:val="24"/>
                  <w:szCs w:val="24"/>
                  <w:lang w:eastAsia="en-US"/>
                </w:rPr>
                <m:t>t</m:t>
              </m:r>
              <m:r>
                <m:rPr>
                  <m:sty m:val="p"/>
                </m:rPr>
                <w:rPr>
                  <w:rFonts w:ascii="Cambria Math" w:eastAsia="SimSun" w:hAnsi="Cambria Math"/>
                  <w:sz w:val="24"/>
                  <w:szCs w:val="24"/>
                  <w:lang w:eastAsia="en-US"/>
                </w:rPr>
                <m:t>-</m:t>
              </m:r>
              <m:sSub>
                <m:sSubPr>
                  <m:ctrlPr>
                    <w:rPr>
                      <w:rFonts w:ascii="Cambria Math" w:eastAsia="SimSun" w:hAnsi="Cambria Math"/>
                      <w:sz w:val="24"/>
                      <w:szCs w:val="24"/>
                      <w:lang w:eastAsia="en-US"/>
                    </w:rPr>
                  </m:ctrlPr>
                </m:sSubPr>
                <m:e>
                  <m:r>
                    <w:rPr>
                      <w:rFonts w:ascii="Cambria Math" w:eastAsia="SimSun" w:hAnsi="Cambria Math"/>
                      <w:sz w:val="24"/>
                      <w:szCs w:val="24"/>
                      <w:lang w:eastAsia="en-US"/>
                    </w:rPr>
                    <m:t>t</m:t>
                  </m:r>
                </m:e>
                <m:sub>
                  <m:r>
                    <m:rPr>
                      <m:sty m:val="p"/>
                    </m:rPr>
                    <w:rPr>
                      <w:rFonts w:ascii="Cambria Math" w:eastAsia="SimSun" w:hAnsi="Cambria Math"/>
                      <w:sz w:val="24"/>
                      <w:szCs w:val="24"/>
                      <w:lang w:eastAsia="en-US"/>
                    </w:rPr>
                    <m:t>0</m:t>
                  </m:r>
                </m:sub>
              </m:sSub>
            </m:e>
          </m:d>
          <m:r>
            <m:rPr>
              <m:sty m:val="p"/>
            </m:rPr>
            <w:rPr>
              <w:rFonts w:ascii="Cambria Math" w:eastAsia="SimSun" w:hAnsi="Cambria Math"/>
              <w:sz w:val="24"/>
              <w:szCs w:val="24"/>
              <w:lang w:eastAsia="en-US"/>
            </w:rPr>
            <m:t>-</m:t>
          </m:r>
          <m:sSubSup>
            <m:sSubSupPr>
              <m:ctrlPr>
                <w:ins w:id="77" w:author="Wang, Guoquan" w:date="2026-04-02T12:36:00Z" w16du:dateUtc="2026-04-02T17:36:00Z">
                  <w:rPr>
                    <w:rFonts w:ascii="Cambria Math" w:eastAsia="SimSun" w:hAnsi="Cambria Math"/>
                    <w:sz w:val="24"/>
                    <w:szCs w:val="24"/>
                    <w:lang w:eastAsia="en-US"/>
                  </w:rPr>
                </w:ins>
              </m:ctrlPr>
            </m:sSubSupPr>
            <m:e>
              <m:r>
                <w:rPr>
                  <w:rFonts w:ascii="Cambria Math" w:eastAsia="SimSun" w:hAnsi="Cambria Math"/>
                  <w:sz w:val="24"/>
                  <w:szCs w:val="24"/>
                  <w:lang w:eastAsia="en-US"/>
                </w:rPr>
                <m:t>R</m:t>
              </m:r>
            </m:e>
            <m:sub>
              <m:r>
                <w:rPr>
                  <w:rFonts w:ascii="Cambria Math" w:eastAsia="SimSun" w:hAnsi="Cambria Math"/>
                  <w:sz w:val="24"/>
                  <w:szCs w:val="24"/>
                  <w:lang w:eastAsia="en-US"/>
                </w:rPr>
                <m:t>z</m:t>
              </m:r>
            </m:sub>
            <m:sup>
              <m:r>
                <m:rPr>
                  <m:sty m:val="p"/>
                </m:rPr>
                <w:rPr>
                  <w:rFonts w:ascii="Cambria Math" w:eastAsia="SimSun" w:hAnsi="Cambria Math"/>
                  <w:sz w:val="24"/>
                  <w:szCs w:val="24"/>
                  <w:lang w:eastAsia="en-US"/>
                </w:rPr>
                <m:t>'</m:t>
              </m:r>
            </m:sup>
          </m:sSubSup>
          <m:r>
            <m:rPr>
              <m:sty m:val="p"/>
            </m:rPr>
            <w:rPr>
              <w:rFonts w:ascii="Cambria Math" w:eastAsia="SimSun" w:hAnsi="Cambria Math"/>
              <w:sz w:val="24"/>
              <w:szCs w:val="24"/>
              <w:lang w:eastAsia="en-US"/>
            </w:rPr>
            <m:t>∙</m:t>
          </m:r>
          <m:d>
            <m:dPr>
              <m:ctrlPr>
                <w:rPr>
                  <w:rFonts w:ascii="Cambria Math" w:eastAsia="SimSun" w:hAnsi="Cambria Math"/>
                  <w:sz w:val="24"/>
                  <w:szCs w:val="24"/>
                  <w:lang w:eastAsia="en-US"/>
                </w:rPr>
              </m:ctrlPr>
            </m:dPr>
            <m:e>
              <m:r>
                <w:rPr>
                  <w:rFonts w:ascii="Cambria Math" w:eastAsia="SimSun" w:hAnsi="Cambria Math"/>
                  <w:sz w:val="24"/>
                  <w:szCs w:val="24"/>
                  <w:lang w:eastAsia="en-US"/>
                </w:rPr>
                <m:t>t</m:t>
              </m:r>
              <m:r>
                <m:rPr>
                  <m:sty m:val="p"/>
                </m:rPr>
                <w:rPr>
                  <w:rFonts w:ascii="Cambria Math" w:eastAsia="SimSun" w:hAnsi="Cambria Math"/>
                  <w:sz w:val="24"/>
                  <w:szCs w:val="24"/>
                  <w:lang w:eastAsia="en-US"/>
                </w:rPr>
                <m:t>-</m:t>
              </m:r>
              <m:sSub>
                <m:sSubPr>
                  <m:ctrlPr>
                    <w:rPr>
                      <w:rFonts w:ascii="Cambria Math" w:eastAsia="SimSun" w:hAnsi="Cambria Math"/>
                      <w:sz w:val="24"/>
                      <w:szCs w:val="24"/>
                      <w:lang w:eastAsia="en-US"/>
                    </w:rPr>
                  </m:ctrlPr>
                </m:sSubPr>
                <m:e>
                  <m:r>
                    <w:rPr>
                      <w:rFonts w:ascii="Cambria Math" w:eastAsia="SimSun" w:hAnsi="Cambria Math"/>
                      <w:sz w:val="24"/>
                      <w:szCs w:val="24"/>
                      <w:lang w:eastAsia="en-US"/>
                    </w:rPr>
                    <m:t>t</m:t>
                  </m:r>
                </m:e>
                <m:sub>
                  <m:r>
                    <m:rPr>
                      <m:sty m:val="p"/>
                    </m:rPr>
                    <w:rPr>
                      <w:rFonts w:ascii="Cambria Math" w:eastAsia="SimSun" w:hAnsi="Cambria Math"/>
                      <w:sz w:val="24"/>
                      <w:szCs w:val="24"/>
                      <w:lang w:eastAsia="en-US"/>
                    </w:rPr>
                    <m:t>0</m:t>
                  </m:r>
                </m:sub>
              </m:sSub>
            </m:e>
          </m:d>
          <m:r>
            <m:rPr>
              <m:sty m:val="p"/>
            </m:rPr>
            <w:rPr>
              <w:rFonts w:ascii="Cambria Math" w:eastAsia="SimSun" w:hAnsi="Cambria Math"/>
              <w:sz w:val="24"/>
              <w:szCs w:val="24"/>
              <w:lang w:eastAsia="en-US"/>
            </w:rPr>
            <m:t>∙</m:t>
          </m:r>
          <m:sSub>
            <m:sSubPr>
              <m:ctrlPr>
                <w:rPr>
                  <w:rFonts w:ascii="Cambria Math" w:eastAsia="SimSun" w:hAnsi="Cambria Math"/>
                  <w:sz w:val="24"/>
                  <w:szCs w:val="24"/>
                  <w:lang w:eastAsia="en-US"/>
                </w:rPr>
              </m:ctrlPr>
            </m:sSubPr>
            <m:e>
              <m:r>
                <w:rPr>
                  <w:rFonts w:ascii="Cambria Math" w:eastAsia="SimSun" w:hAnsi="Cambria Math"/>
                  <w:sz w:val="24"/>
                  <w:szCs w:val="24"/>
                  <w:lang w:eastAsia="en-US"/>
                </w:rPr>
                <m:t>Y</m:t>
              </m:r>
              <m:d>
                <m:dPr>
                  <m:ctrlPr>
                    <w:rPr>
                      <w:rFonts w:ascii="Cambria Math" w:eastAsia="SimSun" w:hAnsi="Cambria Math"/>
                      <w:sz w:val="24"/>
                      <w:szCs w:val="24"/>
                      <w:lang w:eastAsia="en-US"/>
                    </w:rPr>
                  </m:ctrlPr>
                </m:dPr>
                <m:e>
                  <m:r>
                    <w:rPr>
                      <w:rFonts w:ascii="Cambria Math" w:eastAsia="SimSun" w:hAnsi="Cambria Math"/>
                      <w:sz w:val="24"/>
                      <w:szCs w:val="24"/>
                      <w:lang w:eastAsia="en-US"/>
                    </w:rPr>
                    <m:t>t</m:t>
                  </m:r>
                </m:e>
              </m:d>
            </m:e>
            <m:sub>
              <m:r>
                <w:rPr>
                  <w:rFonts w:ascii="Cambria Math" w:eastAsia="SimSun" w:hAnsi="Cambria Math"/>
                  <w:sz w:val="24"/>
                  <w:szCs w:val="24"/>
                  <w:lang w:eastAsia="en-US"/>
                </w:rPr>
                <m:t>R</m:t>
              </m:r>
            </m:sub>
          </m:sSub>
          <m:r>
            <m:rPr>
              <m:sty m:val="p"/>
            </m:rPr>
            <w:rPr>
              <w:rFonts w:ascii="Cambria Math" w:eastAsia="SimSun" w:hAnsi="Cambria Math"/>
              <w:sz w:val="24"/>
              <w:szCs w:val="24"/>
              <w:lang w:eastAsia="en-US"/>
            </w:rPr>
            <m:t>+</m:t>
          </m:r>
          <m:sSubSup>
            <m:sSubSupPr>
              <m:ctrlPr>
                <w:ins w:id="78" w:author="Wang, Guoquan" w:date="2026-04-02T12:36:00Z" w16du:dateUtc="2026-04-02T17:36:00Z">
                  <w:rPr>
                    <w:rFonts w:ascii="Cambria Math" w:eastAsia="SimSun" w:hAnsi="Cambria Math"/>
                    <w:sz w:val="24"/>
                    <w:szCs w:val="24"/>
                    <w:lang w:eastAsia="en-US"/>
                  </w:rPr>
                </w:ins>
              </m:ctrlPr>
            </m:sSubSupPr>
            <m:e>
              <m:r>
                <w:rPr>
                  <w:rFonts w:ascii="Cambria Math" w:eastAsia="SimSun" w:hAnsi="Cambria Math"/>
                  <w:sz w:val="24"/>
                  <w:szCs w:val="24"/>
                  <w:lang w:eastAsia="en-US"/>
                </w:rPr>
                <m:t>R</m:t>
              </m:r>
            </m:e>
            <m:sub>
              <m:r>
                <w:rPr>
                  <w:rFonts w:ascii="Cambria Math" w:eastAsia="SimSun" w:hAnsi="Cambria Math"/>
                  <w:sz w:val="24"/>
                  <w:szCs w:val="24"/>
                  <w:lang w:eastAsia="en-US"/>
                </w:rPr>
                <m:t>y</m:t>
              </m:r>
            </m:sub>
            <m:sup>
              <m:r>
                <m:rPr>
                  <m:sty m:val="p"/>
                </m:rPr>
                <w:rPr>
                  <w:rFonts w:ascii="Cambria Math" w:eastAsia="SimSun" w:hAnsi="Cambria Math"/>
                  <w:sz w:val="24"/>
                  <w:szCs w:val="24"/>
                  <w:lang w:eastAsia="en-US"/>
                </w:rPr>
                <m:t>'</m:t>
              </m:r>
            </m:sup>
          </m:sSubSup>
          <m:r>
            <m:rPr>
              <m:sty m:val="p"/>
            </m:rPr>
            <w:rPr>
              <w:rFonts w:ascii="Cambria Math" w:eastAsia="SimSun" w:hAnsi="Cambria Math"/>
              <w:sz w:val="24"/>
              <w:szCs w:val="24"/>
              <w:lang w:eastAsia="en-US"/>
            </w:rPr>
            <m:t>∙(</m:t>
          </m:r>
          <m:r>
            <w:rPr>
              <w:rFonts w:ascii="Cambria Math" w:eastAsia="SimSun" w:hAnsi="Cambria Math"/>
              <w:sz w:val="24"/>
              <w:szCs w:val="24"/>
              <w:lang w:eastAsia="en-US"/>
            </w:rPr>
            <m:t>t</m:t>
          </m:r>
          <m:r>
            <m:rPr>
              <m:sty m:val="p"/>
            </m:rPr>
            <w:rPr>
              <w:rFonts w:ascii="Cambria Math" w:eastAsia="SimSun" w:hAnsi="Cambria Math"/>
              <w:sz w:val="24"/>
              <w:szCs w:val="24"/>
              <w:lang w:eastAsia="en-US"/>
            </w:rPr>
            <m:t>-</m:t>
          </m:r>
          <m:sSub>
            <m:sSubPr>
              <m:ctrlPr>
                <w:ins w:id="79" w:author="Wang, Guoquan" w:date="2026-04-02T12:36:00Z" w16du:dateUtc="2026-04-02T17:36:00Z">
                  <w:rPr>
                    <w:rFonts w:ascii="Cambria Math" w:eastAsia="SimSun" w:hAnsi="Cambria Math"/>
                    <w:sz w:val="24"/>
                    <w:szCs w:val="24"/>
                    <w:lang w:eastAsia="en-US"/>
                  </w:rPr>
                </w:ins>
              </m:ctrlPr>
            </m:sSubPr>
            <m:e>
              <m:r>
                <w:rPr>
                  <w:rFonts w:ascii="Cambria Math" w:eastAsia="SimSun" w:hAnsi="Cambria Math"/>
                  <w:sz w:val="24"/>
                  <w:szCs w:val="24"/>
                  <w:lang w:eastAsia="en-US"/>
                </w:rPr>
                <m:t>t</m:t>
              </m:r>
            </m:e>
            <m:sub>
              <m:r>
                <m:rPr>
                  <m:sty m:val="p"/>
                </m:rPr>
                <w:rPr>
                  <w:rFonts w:ascii="Cambria Math" w:eastAsia="SimSun" w:hAnsi="Cambria Math"/>
                  <w:sz w:val="24"/>
                  <w:szCs w:val="24"/>
                  <w:lang w:eastAsia="en-US"/>
                </w:rPr>
                <m:t>0</m:t>
              </m:r>
            </m:sub>
          </m:sSub>
          <m:r>
            <m:rPr>
              <m:sty m:val="p"/>
            </m:rPr>
            <w:rPr>
              <w:rFonts w:ascii="Cambria Math" w:eastAsia="SimSun" w:hAnsi="Cambria Math"/>
              <w:sz w:val="24"/>
              <w:szCs w:val="24"/>
              <w:lang w:eastAsia="en-US"/>
            </w:rPr>
            <m:t>)∙</m:t>
          </m:r>
          <m:sSub>
            <m:sSubPr>
              <m:ctrlPr>
                <w:ins w:id="80" w:author="Wang, Guoquan" w:date="2026-04-02T12:36:00Z" w16du:dateUtc="2026-04-02T17:36:00Z">
                  <w:rPr>
                    <w:rFonts w:ascii="Cambria Math" w:eastAsia="SimSun" w:hAnsi="Cambria Math"/>
                    <w:sz w:val="24"/>
                    <w:szCs w:val="24"/>
                    <w:lang w:eastAsia="en-US"/>
                  </w:rPr>
                </w:ins>
              </m:ctrlPr>
            </m:sSubPr>
            <m:e>
              <m:r>
                <w:rPr>
                  <w:rFonts w:ascii="Cambria Math" w:eastAsia="SimSun" w:hAnsi="Cambria Math"/>
                  <w:sz w:val="24"/>
                  <w:szCs w:val="24"/>
                  <w:lang w:eastAsia="en-US"/>
                </w:rPr>
                <m:t>Z</m:t>
              </m:r>
              <m:r>
                <m:rPr>
                  <m:sty m:val="p"/>
                </m:rPr>
                <w:rPr>
                  <w:rFonts w:ascii="Cambria Math" w:eastAsia="SimSun" w:hAnsi="Cambria Math"/>
                  <w:sz w:val="24"/>
                  <w:szCs w:val="24"/>
                  <w:lang w:eastAsia="en-US"/>
                </w:rPr>
                <m:t>(</m:t>
              </m:r>
              <m:r>
                <w:rPr>
                  <w:rFonts w:ascii="Cambria Math" w:eastAsia="SimSun" w:hAnsi="Cambria Math"/>
                  <w:sz w:val="24"/>
                  <w:szCs w:val="24"/>
                  <w:lang w:eastAsia="en-US"/>
                </w:rPr>
                <m:t>t</m:t>
              </m:r>
              <m:r>
                <m:rPr>
                  <m:sty m:val="p"/>
                </m:rPr>
                <w:rPr>
                  <w:rFonts w:ascii="Cambria Math" w:eastAsia="SimSun" w:hAnsi="Cambria Math"/>
                  <w:sz w:val="24"/>
                  <w:szCs w:val="24"/>
                  <w:lang w:eastAsia="en-US"/>
                </w:rPr>
                <m:t>)</m:t>
              </m:r>
            </m:e>
            <m:sub>
              <m:r>
                <w:rPr>
                  <w:rFonts w:ascii="Cambria Math" w:eastAsia="SimSun" w:hAnsi="Cambria Math"/>
                  <w:sz w:val="24"/>
                  <w:szCs w:val="24"/>
                  <w:lang w:eastAsia="en-US"/>
                </w:rPr>
                <m:t>R</m:t>
              </m:r>
            </m:sub>
          </m:sSub>
        </m:oMath>
      </m:oMathPara>
    </w:p>
    <w:p w14:paraId="318FA7FC" w14:textId="77777777" w:rsidR="00B96CEC" w:rsidRPr="008D5A6C" w:rsidRDefault="00000000" w:rsidP="001C47D7">
      <w:pPr>
        <w:spacing w:before="240" w:after="0" w:line="360" w:lineRule="auto"/>
        <w:rPr>
          <w:rFonts w:ascii="Times New Roman" w:eastAsia="SimSun" w:hAnsi="Times New Roman" w:cs="Times New Roman"/>
          <w:lang w:eastAsia="en-US"/>
        </w:rPr>
      </w:pPr>
      <m:oMath>
        <m:sSub>
          <m:sSubPr>
            <m:ctrlPr>
              <w:rPr>
                <w:rFonts w:ascii="Cambria Math" w:eastAsia="SimSun" w:hAnsi="Cambria Math" w:cs="Times New Roman"/>
                <w:lang w:eastAsia="en-US"/>
              </w:rPr>
            </m:ctrlPr>
          </m:sSubPr>
          <m:e>
            <m:r>
              <w:rPr>
                <w:rFonts w:ascii="Cambria Math" w:eastAsia="SimSun" w:hAnsi="Cambria Math" w:cs="Times New Roman"/>
                <w:lang w:eastAsia="en-US"/>
              </w:rPr>
              <m:t>Y</m:t>
            </m:r>
            <m:d>
              <m:dPr>
                <m:ctrlPr>
                  <w:rPr>
                    <w:rFonts w:ascii="Cambria Math" w:eastAsia="SimSun" w:hAnsi="Cambria Math" w:cs="Times New Roman"/>
                    <w:lang w:eastAsia="en-US"/>
                  </w:rPr>
                </m:ctrlPr>
              </m:dPr>
              <m:e>
                <m:r>
                  <w:rPr>
                    <w:rFonts w:ascii="Cambria Math" w:eastAsia="SimSun" w:hAnsi="Cambria Math" w:cs="Times New Roman"/>
                    <w:lang w:eastAsia="en-US"/>
                  </w:rPr>
                  <m:t>t</m:t>
                </m:r>
              </m:e>
            </m:d>
          </m:e>
          <m:sub>
            <m:r>
              <w:rPr>
                <w:rFonts w:ascii="Cambria Math" w:eastAsia="SimSun" w:hAnsi="Cambria Math" w:cs="Times New Roman"/>
                <w:lang w:eastAsia="en-US"/>
              </w:rPr>
              <m:t>G</m:t>
            </m:r>
          </m:sub>
        </m:sSub>
        <m:r>
          <m:rPr>
            <m:nor/>
          </m:rPr>
          <w:rPr>
            <w:rFonts w:ascii="Times New Roman" w:eastAsia="SimSun" w:hAnsi="Times New Roman" w:cs="Times New Roman"/>
            <w:lang w:eastAsia="en-US"/>
          </w:rPr>
          <m:t xml:space="preserve"> ≈ </m:t>
        </m:r>
        <m:sSubSup>
          <m:sSubSupPr>
            <m:ctrlPr>
              <w:rPr>
                <w:rFonts w:ascii="Cambria Math" w:eastAsia="SimSun" w:hAnsi="Cambria Math" w:cs="Times New Roman"/>
                <w:lang w:eastAsia="en-US"/>
              </w:rPr>
            </m:ctrlPr>
          </m:sSubSupPr>
          <m:e>
            <m:sSub>
              <m:sSubPr>
                <m:ctrlPr>
                  <w:rPr>
                    <w:rFonts w:ascii="Cambria Math" w:eastAsia="SimSun" w:hAnsi="Cambria Math" w:cs="Times New Roman"/>
                    <w:lang w:eastAsia="en-US"/>
                  </w:rPr>
                </m:ctrlPr>
              </m:sSubPr>
              <m:e>
                <m:r>
                  <w:rPr>
                    <w:rFonts w:ascii="Cambria Math" w:eastAsia="SimSun" w:hAnsi="Cambria Math" w:cs="Times New Roman"/>
                    <w:lang w:eastAsia="en-US"/>
                  </w:rPr>
                  <m:t>Y</m:t>
                </m:r>
                <m:d>
                  <m:dPr>
                    <m:ctrlPr>
                      <w:rPr>
                        <w:rFonts w:ascii="Cambria Math" w:eastAsia="SimSun" w:hAnsi="Cambria Math" w:cs="Times New Roman"/>
                        <w:lang w:eastAsia="en-US"/>
                      </w:rPr>
                    </m:ctrlPr>
                  </m:dPr>
                  <m:e>
                    <m:r>
                      <w:rPr>
                        <w:rFonts w:ascii="Cambria Math" w:eastAsia="SimSun" w:hAnsi="Cambria Math" w:cs="Times New Roman"/>
                        <w:lang w:eastAsia="en-US"/>
                      </w:rPr>
                      <m:t>t</m:t>
                    </m:r>
                  </m:e>
                </m:d>
              </m:e>
              <m:sub>
                <m:r>
                  <w:rPr>
                    <w:rFonts w:ascii="Cambria Math" w:eastAsia="SimSun" w:hAnsi="Cambria Math" w:cs="Times New Roman"/>
                    <w:lang w:eastAsia="en-US"/>
                  </w:rPr>
                  <m:t>R</m:t>
                </m:r>
              </m:sub>
            </m:sSub>
            <m:r>
              <m:rPr>
                <m:sty m:val="p"/>
              </m:rPr>
              <w:rPr>
                <w:rFonts w:ascii="Cambria Math" w:eastAsia="SimSun" w:hAnsi="Cambria Math" w:cs="Times New Roman"/>
                <w:lang w:eastAsia="en-US"/>
              </w:rPr>
              <m:t>-</m:t>
            </m:r>
            <m:r>
              <w:rPr>
                <w:rFonts w:ascii="Cambria Math" w:eastAsia="SimSun" w:hAnsi="Cambria Math" w:cs="Times New Roman"/>
                <w:lang w:eastAsia="en-US"/>
              </w:rPr>
              <m:t>T</m:t>
            </m:r>
          </m:e>
          <m:sub>
            <m:r>
              <w:rPr>
                <w:rFonts w:ascii="Cambria Math" w:eastAsia="SimSun" w:hAnsi="Cambria Math" w:cs="Times New Roman"/>
                <w:lang w:eastAsia="en-US"/>
              </w:rPr>
              <m:t>y</m:t>
            </m:r>
          </m:sub>
          <m:sup>
            <m:r>
              <m:rPr>
                <m:sty m:val="p"/>
              </m:rPr>
              <w:rPr>
                <w:rFonts w:ascii="Cambria Math" w:eastAsia="SimSun" w:hAnsi="Cambria Math" w:cs="Times New Roman"/>
                <w:lang w:eastAsia="en-US"/>
              </w:rPr>
              <m:t>'</m:t>
            </m:r>
          </m:sup>
        </m:sSubSup>
        <m:r>
          <m:rPr>
            <m:sty m:val="p"/>
          </m:rPr>
          <w:rPr>
            <w:rFonts w:ascii="Cambria Math" w:eastAsia="SimSun" w:hAnsi="Cambria Math" w:cs="Times New Roman"/>
            <w:lang w:eastAsia="en-US"/>
          </w:rPr>
          <m:t>∙</m:t>
        </m:r>
        <m:d>
          <m:dPr>
            <m:ctrlPr>
              <w:rPr>
                <w:rFonts w:ascii="Cambria Math" w:eastAsia="SimSun" w:hAnsi="Cambria Math" w:cs="Times New Roman"/>
                <w:lang w:eastAsia="en-US"/>
              </w:rPr>
            </m:ctrlPr>
          </m:dPr>
          <m:e>
            <m:r>
              <w:rPr>
                <w:rFonts w:ascii="Cambria Math" w:eastAsia="SimSun" w:hAnsi="Cambria Math" w:cs="Times New Roman"/>
                <w:lang w:eastAsia="en-US"/>
              </w:rPr>
              <m:t>t</m:t>
            </m:r>
            <m:r>
              <m:rPr>
                <m:sty m:val="p"/>
              </m:rPr>
              <w:rPr>
                <w:rFonts w:ascii="Cambria Math" w:eastAsia="SimSun" w:hAnsi="Cambria Math" w:cs="Times New Roman"/>
                <w:lang w:eastAsia="en-US"/>
              </w:rPr>
              <m:t>-</m:t>
            </m:r>
            <m:sSub>
              <m:sSubPr>
                <m:ctrlPr>
                  <w:rPr>
                    <w:rFonts w:ascii="Cambria Math" w:eastAsia="SimSun" w:hAnsi="Cambria Math" w:cs="Times New Roman"/>
                    <w:lang w:eastAsia="en-US"/>
                  </w:rPr>
                </m:ctrlPr>
              </m:sSubPr>
              <m:e>
                <m:r>
                  <w:rPr>
                    <w:rFonts w:ascii="Cambria Math" w:eastAsia="SimSun" w:hAnsi="Cambria Math" w:cs="Times New Roman"/>
                    <w:lang w:eastAsia="en-US"/>
                  </w:rPr>
                  <m:t>t</m:t>
                </m:r>
              </m:e>
              <m:sub>
                <m:r>
                  <m:rPr>
                    <m:sty m:val="p"/>
                  </m:rPr>
                  <w:rPr>
                    <w:rFonts w:ascii="Cambria Math" w:eastAsia="SimSun" w:hAnsi="Cambria Math" w:cs="Times New Roman"/>
                    <w:lang w:eastAsia="en-US"/>
                  </w:rPr>
                  <m:t>0</m:t>
                </m:r>
              </m:sub>
            </m:sSub>
          </m:e>
        </m:d>
        <m:r>
          <w:rPr>
            <w:rFonts w:ascii="Cambria Math" w:eastAsia="SimSun" w:hAnsi="Cambria Math" w:cs="Times New Roman"/>
            <w:lang w:eastAsia="en-US"/>
          </w:rPr>
          <m:t>+</m:t>
        </m:r>
        <m:sSubSup>
          <m:sSubSupPr>
            <m:ctrlPr>
              <w:ins w:id="81" w:author="Wang, Guoquan" w:date="2026-04-02T12:36:00Z" w16du:dateUtc="2026-04-02T17:36:00Z">
                <w:rPr>
                  <w:rFonts w:ascii="Cambria Math" w:eastAsia="SimSun" w:hAnsi="Cambria Math" w:cs="Times New Roman"/>
                  <w:lang w:eastAsia="en-US"/>
                </w:rPr>
              </w:ins>
            </m:ctrlPr>
          </m:sSubSupPr>
          <m:e>
            <m:r>
              <w:rPr>
                <w:rFonts w:ascii="Cambria Math" w:eastAsia="SimSun" w:hAnsi="Cambria Math" w:cs="Times New Roman"/>
                <w:lang w:eastAsia="en-US"/>
              </w:rPr>
              <m:t>R</m:t>
            </m:r>
          </m:e>
          <m:sub>
            <m:r>
              <w:rPr>
                <w:rFonts w:ascii="Cambria Math" w:eastAsia="SimSun" w:hAnsi="Cambria Math" w:cs="Times New Roman"/>
                <w:lang w:eastAsia="en-US"/>
              </w:rPr>
              <m:t>z</m:t>
            </m:r>
          </m:sub>
          <m:sup>
            <m:r>
              <m:rPr>
                <m:sty m:val="p"/>
              </m:rPr>
              <w:rPr>
                <w:rFonts w:ascii="Cambria Math" w:eastAsia="SimSun" w:hAnsi="Cambria Math" w:cs="Times New Roman"/>
                <w:lang w:eastAsia="en-US"/>
              </w:rPr>
              <m:t>'</m:t>
            </m:r>
          </m:sup>
        </m:sSubSup>
        <m:r>
          <m:rPr>
            <m:sty m:val="p"/>
          </m:rPr>
          <w:rPr>
            <w:rFonts w:ascii="Cambria Math" w:eastAsia="SimSun" w:hAnsi="Cambria Math" w:cs="Times New Roman"/>
            <w:lang w:eastAsia="en-US"/>
          </w:rPr>
          <m:t>∙</m:t>
        </m:r>
        <m:d>
          <m:dPr>
            <m:ctrlPr>
              <w:rPr>
                <w:rFonts w:ascii="Cambria Math" w:eastAsia="SimSun" w:hAnsi="Cambria Math" w:cs="Times New Roman"/>
                <w:lang w:eastAsia="en-US"/>
              </w:rPr>
            </m:ctrlPr>
          </m:dPr>
          <m:e>
            <m:r>
              <w:rPr>
                <w:rFonts w:ascii="Cambria Math" w:eastAsia="SimSun" w:hAnsi="Cambria Math" w:cs="Times New Roman"/>
                <w:lang w:eastAsia="en-US"/>
              </w:rPr>
              <m:t>t</m:t>
            </m:r>
            <m:r>
              <m:rPr>
                <m:sty m:val="p"/>
              </m:rPr>
              <w:rPr>
                <w:rFonts w:ascii="Cambria Math" w:eastAsia="SimSun" w:hAnsi="Cambria Math" w:cs="Times New Roman"/>
                <w:lang w:eastAsia="en-US"/>
              </w:rPr>
              <m:t>-</m:t>
            </m:r>
            <m:sSub>
              <m:sSubPr>
                <m:ctrlPr>
                  <w:rPr>
                    <w:rFonts w:ascii="Cambria Math" w:eastAsia="SimSun" w:hAnsi="Cambria Math" w:cs="Times New Roman"/>
                    <w:lang w:eastAsia="en-US"/>
                  </w:rPr>
                </m:ctrlPr>
              </m:sSubPr>
              <m:e>
                <m:r>
                  <w:rPr>
                    <w:rFonts w:ascii="Cambria Math" w:eastAsia="SimSun" w:hAnsi="Cambria Math" w:cs="Times New Roman"/>
                    <w:lang w:eastAsia="en-US"/>
                  </w:rPr>
                  <m:t>t</m:t>
                </m:r>
              </m:e>
              <m:sub>
                <m:r>
                  <m:rPr>
                    <m:sty m:val="p"/>
                  </m:rPr>
                  <w:rPr>
                    <w:rFonts w:ascii="Cambria Math" w:eastAsia="SimSun" w:hAnsi="Cambria Math" w:cs="Times New Roman"/>
                    <w:lang w:eastAsia="en-US"/>
                  </w:rPr>
                  <m:t>0</m:t>
                </m:r>
              </m:sub>
            </m:sSub>
          </m:e>
        </m:d>
        <m:r>
          <m:rPr>
            <m:sty m:val="p"/>
          </m:rPr>
          <w:rPr>
            <w:rFonts w:ascii="Cambria Math" w:eastAsia="SimSun" w:hAnsi="Cambria Math" w:cs="Times New Roman"/>
            <w:lang w:eastAsia="en-US"/>
          </w:rPr>
          <m:t>∙</m:t>
        </m:r>
        <m:sSub>
          <m:sSubPr>
            <m:ctrlPr>
              <w:rPr>
                <w:rFonts w:ascii="Cambria Math" w:eastAsia="SimSun" w:hAnsi="Cambria Math" w:cs="Times New Roman"/>
                <w:lang w:eastAsia="en-US"/>
              </w:rPr>
            </m:ctrlPr>
          </m:sSubPr>
          <m:e>
            <m:r>
              <w:rPr>
                <w:rFonts w:ascii="Cambria Math" w:eastAsia="SimSun" w:hAnsi="Cambria Math" w:cs="Times New Roman"/>
                <w:lang w:eastAsia="en-US"/>
              </w:rPr>
              <m:t>X</m:t>
            </m:r>
            <m:d>
              <m:dPr>
                <m:ctrlPr>
                  <w:rPr>
                    <w:rFonts w:ascii="Cambria Math" w:eastAsia="SimSun" w:hAnsi="Cambria Math" w:cs="Times New Roman"/>
                    <w:lang w:eastAsia="en-US"/>
                  </w:rPr>
                </m:ctrlPr>
              </m:dPr>
              <m:e>
                <m:r>
                  <w:rPr>
                    <w:rFonts w:ascii="Cambria Math" w:eastAsia="SimSun" w:hAnsi="Cambria Math" w:cs="Times New Roman"/>
                    <w:lang w:eastAsia="en-US"/>
                  </w:rPr>
                  <m:t>t</m:t>
                </m:r>
              </m:e>
            </m:d>
          </m:e>
          <m:sub>
            <m:r>
              <w:rPr>
                <w:rFonts w:ascii="Cambria Math" w:eastAsia="SimSun" w:hAnsi="Cambria Math" w:cs="Times New Roman"/>
                <w:lang w:eastAsia="en-US"/>
              </w:rPr>
              <m:t>R</m:t>
            </m:r>
          </m:sub>
        </m:sSub>
        <m:r>
          <m:rPr>
            <m:sty m:val="p"/>
          </m:rPr>
          <w:rPr>
            <w:rFonts w:ascii="Cambria Math" w:eastAsia="SimSun" w:hAnsi="Cambria Math" w:cs="Times New Roman"/>
            <w:lang w:eastAsia="en-US"/>
          </w:rPr>
          <m:t>-</m:t>
        </m:r>
        <m:sSubSup>
          <m:sSubSupPr>
            <m:ctrlPr>
              <w:ins w:id="82" w:author="Wang, Guoquan" w:date="2026-04-02T12:36:00Z" w16du:dateUtc="2026-04-02T17:36:00Z">
                <w:rPr>
                  <w:rFonts w:ascii="Cambria Math" w:eastAsia="SimSun" w:hAnsi="Cambria Math" w:cs="Times New Roman"/>
                  <w:lang w:eastAsia="en-US"/>
                </w:rPr>
              </w:ins>
            </m:ctrlPr>
          </m:sSubSupPr>
          <m:e>
            <m:r>
              <w:rPr>
                <w:rFonts w:ascii="Cambria Math" w:eastAsia="SimSun" w:hAnsi="Cambria Math" w:cs="Times New Roman"/>
                <w:lang w:eastAsia="en-US"/>
              </w:rPr>
              <m:t>R</m:t>
            </m:r>
          </m:e>
          <m:sub>
            <m:r>
              <w:rPr>
                <w:rFonts w:ascii="Cambria Math" w:eastAsia="SimSun" w:hAnsi="Cambria Math" w:cs="Times New Roman"/>
                <w:lang w:eastAsia="en-US"/>
              </w:rPr>
              <m:t>x</m:t>
            </m:r>
          </m:sub>
          <m:sup>
            <m:r>
              <m:rPr>
                <m:sty m:val="p"/>
              </m:rPr>
              <w:rPr>
                <w:rFonts w:ascii="Cambria Math" w:eastAsia="SimSun" w:hAnsi="Cambria Math" w:cs="Times New Roman"/>
                <w:lang w:eastAsia="en-US"/>
              </w:rPr>
              <m:t>'</m:t>
            </m:r>
          </m:sup>
        </m:sSubSup>
        <m:r>
          <m:rPr>
            <m:sty m:val="p"/>
          </m:rPr>
          <w:rPr>
            <w:rFonts w:ascii="Cambria Math" w:eastAsia="SimSun" w:hAnsi="Cambria Math" w:cs="Times New Roman"/>
            <w:lang w:eastAsia="en-US"/>
          </w:rPr>
          <m:t>∙</m:t>
        </m:r>
        <m:d>
          <m:dPr>
            <m:ctrlPr>
              <w:rPr>
                <w:rFonts w:ascii="Cambria Math" w:eastAsia="SimSun" w:hAnsi="Cambria Math" w:cs="Times New Roman"/>
                <w:lang w:eastAsia="en-US"/>
              </w:rPr>
            </m:ctrlPr>
          </m:dPr>
          <m:e>
            <m:r>
              <w:rPr>
                <w:rFonts w:ascii="Cambria Math" w:eastAsia="SimSun" w:hAnsi="Cambria Math" w:cs="Times New Roman"/>
                <w:lang w:eastAsia="en-US"/>
              </w:rPr>
              <m:t>t</m:t>
            </m:r>
            <m:r>
              <m:rPr>
                <m:sty m:val="p"/>
              </m:rPr>
              <w:rPr>
                <w:rFonts w:ascii="Cambria Math" w:eastAsia="SimSun" w:hAnsi="Cambria Math" w:cs="Times New Roman"/>
                <w:lang w:eastAsia="en-US"/>
              </w:rPr>
              <m:t>-</m:t>
            </m:r>
            <m:sSub>
              <m:sSubPr>
                <m:ctrlPr>
                  <w:rPr>
                    <w:rFonts w:ascii="Cambria Math" w:eastAsia="SimSun" w:hAnsi="Cambria Math" w:cs="Times New Roman"/>
                    <w:lang w:eastAsia="en-US"/>
                  </w:rPr>
                </m:ctrlPr>
              </m:sSubPr>
              <m:e>
                <m:r>
                  <w:rPr>
                    <w:rFonts w:ascii="Cambria Math" w:eastAsia="SimSun" w:hAnsi="Cambria Math" w:cs="Times New Roman"/>
                    <w:lang w:eastAsia="en-US"/>
                  </w:rPr>
                  <m:t>t</m:t>
                </m:r>
              </m:e>
              <m:sub>
                <m:r>
                  <m:rPr>
                    <m:sty m:val="p"/>
                  </m:rPr>
                  <w:rPr>
                    <w:rFonts w:ascii="Cambria Math" w:eastAsia="SimSun" w:hAnsi="Cambria Math" w:cs="Times New Roman"/>
                    <w:lang w:eastAsia="en-US"/>
                  </w:rPr>
                  <m:t>0</m:t>
                </m:r>
              </m:sub>
            </m:sSub>
          </m:e>
        </m:d>
        <m:r>
          <m:rPr>
            <m:sty m:val="p"/>
          </m:rPr>
          <w:rPr>
            <w:rFonts w:ascii="Cambria Math" w:eastAsia="SimSun" w:hAnsi="Cambria Math" w:cs="Times New Roman"/>
            <w:lang w:eastAsia="en-US"/>
          </w:rPr>
          <m:t>∙</m:t>
        </m:r>
        <m:sSub>
          <m:sSubPr>
            <m:ctrlPr>
              <w:rPr>
                <w:rFonts w:ascii="Cambria Math" w:eastAsia="SimSun" w:hAnsi="Cambria Math" w:cs="Times New Roman"/>
                <w:lang w:eastAsia="en-US"/>
              </w:rPr>
            </m:ctrlPr>
          </m:sSubPr>
          <m:e>
            <m:r>
              <w:rPr>
                <w:rFonts w:ascii="Cambria Math" w:eastAsia="SimSun" w:hAnsi="Cambria Math" w:cs="Times New Roman"/>
                <w:lang w:eastAsia="en-US"/>
              </w:rPr>
              <m:t>Z</m:t>
            </m:r>
            <m:d>
              <m:dPr>
                <m:ctrlPr>
                  <w:rPr>
                    <w:rFonts w:ascii="Cambria Math" w:eastAsia="SimSun" w:hAnsi="Cambria Math" w:cs="Times New Roman"/>
                    <w:lang w:eastAsia="en-US"/>
                  </w:rPr>
                </m:ctrlPr>
              </m:dPr>
              <m:e>
                <m:r>
                  <w:rPr>
                    <w:rFonts w:ascii="Cambria Math" w:eastAsia="SimSun" w:hAnsi="Cambria Math" w:cs="Times New Roman"/>
                    <w:lang w:eastAsia="en-US"/>
                  </w:rPr>
                  <m:t>t</m:t>
                </m:r>
              </m:e>
            </m:d>
          </m:e>
          <m:sub>
            <m:r>
              <w:rPr>
                <w:rFonts w:ascii="Cambria Math" w:eastAsia="SimSun" w:hAnsi="Cambria Math" w:cs="Times New Roman"/>
                <w:lang w:eastAsia="en-US"/>
              </w:rPr>
              <m:t>R</m:t>
            </m:r>
          </m:sub>
        </m:sSub>
      </m:oMath>
      <w:r w:rsidR="00B96CEC" w:rsidRPr="008D5A6C">
        <w:rPr>
          <w:rFonts w:ascii="Times New Roman" w:eastAsia="SimSun" w:hAnsi="Times New Roman" w:cs="Times New Roman"/>
          <w:lang w:eastAsia="en-US"/>
        </w:rPr>
        <w:t xml:space="preserve">           (4)</w:t>
      </w:r>
    </w:p>
    <w:p w14:paraId="6F2C33B4" w14:textId="77777777" w:rsidR="00B96CEC" w:rsidRPr="008D5A6C" w:rsidRDefault="00000000" w:rsidP="001C47D7">
      <w:pPr>
        <w:spacing w:before="240" w:line="360" w:lineRule="auto"/>
        <w:rPr>
          <w:rFonts w:ascii="Times New Roman" w:eastAsia="SimSun" w:hAnsi="Times New Roman" w:cs="Times New Roman"/>
          <w:lang w:eastAsia="en-US"/>
        </w:rPr>
      </w:pPr>
      <m:oMathPara>
        <m:oMathParaPr>
          <m:jc m:val="left"/>
        </m:oMathParaPr>
        <m:oMath>
          <m:sSub>
            <m:sSubPr>
              <m:ctrlPr>
                <w:ins w:id="83" w:author="Wang, Guoquan" w:date="2026-04-02T12:36:00Z" w16du:dateUtc="2026-04-02T17:36:00Z">
                  <w:rPr>
                    <w:rFonts w:ascii="Cambria Math" w:eastAsia="SimSun" w:hAnsi="Cambria Math" w:cs="Times New Roman"/>
                    <w:lang w:eastAsia="en-US"/>
                  </w:rPr>
                </w:ins>
              </m:ctrlPr>
            </m:sSubPr>
            <m:e>
              <m:r>
                <w:rPr>
                  <w:rFonts w:ascii="Cambria Math" w:eastAsia="SimSun" w:hAnsi="Cambria Math" w:cs="Times New Roman"/>
                  <w:lang w:eastAsia="en-US"/>
                </w:rPr>
                <m:t>Z</m:t>
              </m:r>
              <m:r>
                <m:rPr>
                  <m:sty m:val="p"/>
                </m:rPr>
                <w:rPr>
                  <w:rFonts w:ascii="Cambria Math" w:eastAsia="SimSun" w:hAnsi="Cambria Math" w:cs="Times New Roman"/>
                  <w:lang w:eastAsia="en-US"/>
                </w:rPr>
                <m:t>(</m:t>
              </m:r>
              <m:r>
                <w:rPr>
                  <w:rFonts w:ascii="Cambria Math" w:eastAsia="SimSun" w:hAnsi="Cambria Math" w:cs="Times New Roman"/>
                  <w:lang w:eastAsia="en-US"/>
                </w:rPr>
                <m:t>t</m:t>
              </m:r>
              <m:r>
                <m:rPr>
                  <m:sty m:val="p"/>
                </m:rPr>
                <w:rPr>
                  <w:rFonts w:ascii="Cambria Math" w:eastAsia="SimSun" w:hAnsi="Cambria Math" w:cs="Times New Roman"/>
                  <w:lang w:eastAsia="en-US"/>
                </w:rPr>
                <m:t>)</m:t>
              </m:r>
            </m:e>
            <m:sub>
              <m:r>
                <w:rPr>
                  <w:rFonts w:ascii="Cambria Math" w:eastAsia="SimSun" w:hAnsi="Cambria Math" w:cs="Times New Roman"/>
                  <w:lang w:eastAsia="en-US"/>
                </w:rPr>
                <m:t>G</m:t>
              </m:r>
            </m:sub>
          </m:sSub>
          <m:r>
            <w:rPr>
              <w:rFonts w:ascii="Cambria Math" w:eastAsia="SimSun" w:hAnsi="Cambria Math" w:cs="Times New Roman"/>
              <w:lang w:eastAsia="en-US"/>
            </w:rPr>
            <m:t>≈</m:t>
          </m:r>
          <m:sSub>
            <m:sSubPr>
              <m:ctrlPr>
                <w:ins w:id="84" w:author="Wang, Guoquan" w:date="2026-04-02T12:36:00Z" w16du:dateUtc="2026-04-02T17:36:00Z">
                  <w:rPr>
                    <w:rFonts w:ascii="Cambria Math" w:eastAsia="SimSun" w:hAnsi="Cambria Math" w:cs="Times New Roman"/>
                    <w:lang w:eastAsia="en-US"/>
                  </w:rPr>
                </w:ins>
              </m:ctrlPr>
            </m:sSubPr>
            <m:e>
              <m:r>
                <w:rPr>
                  <w:rFonts w:ascii="Cambria Math" w:eastAsia="SimSun" w:hAnsi="Cambria Math" w:cs="Times New Roman"/>
                  <w:lang w:eastAsia="en-US"/>
                </w:rPr>
                <m:t>Z</m:t>
              </m:r>
              <m:r>
                <m:rPr>
                  <m:sty m:val="p"/>
                </m:rPr>
                <w:rPr>
                  <w:rFonts w:ascii="Cambria Math" w:eastAsia="SimSun" w:hAnsi="Cambria Math" w:cs="Times New Roman"/>
                  <w:lang w:eastAsia="en-US"/>
                </w:rPr>
                <m:t>(</m:t>
              </m:r>
              <m:r>
                <w:rPr>
                  <w:rFonts w:ascii="Cambria Math" w:eastAsia="SimSun" w:hAnsi="Cambria Math" w:cs="Times New Roman"/>
                  <w:lang w:eastAsia="en-US"/>
                </w:rPr>
                <m:t>t</m:t>
              </m:r>
              <m:r>
                <m:rPr>
                  <m:sty m:val="p"/>
                </m:rPr>
                <w:rPr>
                  <w:rFonts w:ascii="Cambria Math" w:eastAsia="SimSun" w:hAnsi="Cambria Math" w:cs="Times New Roman"/>
                  <w:lang w:eastAsia="en-US"/>
                </w:rPr>
                <m:t>)</m:t>
              </m:r>
            </m:e>
            <m:sub>
              <m:r>
                <w:rPr>
                  <w:rFonts w:ascii="Cambria Math" w:eastAsia="SimSun" w:hAnsi="Cambria Math" w:cs="Times New Roman"/>
                  <w:lang w:eastAsia="en-US"/>
                </w:rPr>
                <m:t>R</m:t>
              </m:r>
            </m:sub>
          </m:sSub>
          <m:sSubSup>
            <m:sSubSupPr>
              <m:ctrlPr>
                <w:ins w:id="85" w:author="Wang, Guoquan" w:date="2026-04-02T12:36:00Z" w16du:dateUtc="2026-04-02T17:36:00Z">
                  <w:rPr>
                    <w:rFonts w:ascii="Cambria Math" w:eastAsia="SimSun" w:hAnsi="Cambria Math" w:cs="Times New Roman"/>
                    <w:lang w:eastAsia="en-US"/>
                  </w:rPr>
                </w:ins>
              </m:ctrlPr>
            </m:sSubSupPr>
            <m:e>
              <m:r>
                <m:rPr>
                  <m:sty m:val="p"/>
                </m:rPr>
                <w:rPr>
                  <w:rFonts w:ascii="Cambria Math" w:eastAsia="SimSun" w:hAnsi="Cambria Math" w:cs="Times New Roman"/>
                  <w:lang w:eastAsia="en-US"/>
                </w:rPr>
                <m:t>-</m:t>
              </m:r>
              <m:r>
                <w:rPr>
                  <w:rFonts w:ascii="Cambria Math" w:eastAsia="SimSun" w:hAnsi="Cambria Math" w:cs="Times New Roman"/>
                  <w:lang w:eastAsia="en-US"/>
                </w:rPr>
                <m:t>T</m:t>
              </m:r>
            </m:e>
            <m:sub>
              <m:r>
                <w:rPr>
                  <w:rFonts w:ascii="Cambria Math" w:eastAsia="SimSun" w:hAnsi="Cambria Math" w:cs="Times New Roman"/>
                  <w:lang w:eastAsia="en-US"/>
                </w:rPr>
                <m:t>z</m:t>
              </m:r>
            </m:sub>
            <m:sup>
              <m:r>
                <m:rPr>
                  <m:sty m:val="p"/>
                </m:rPr>
                <w:rPr>
                  <w:rFonts w:ascii="Cambria Math" w:eastAsia="SimSun" w:hAnsi="Cambria Math" w:cs="Times New Roman"/>
                  <w:lang w:eastAsia="en-US"/>
                </w:rPr>
                <m:t>'</m:t>
              </m:r>
            </m:sup>
          </m:sSubSup>
          <m:r>
            <m:rPr>
              <m:sty m:val="p"/>
            </m:rPr>
            <w:rPr>
              <w:rFonts w:ascii="Cambria Math" w:eastAsia="SimSun" w:hAnsi="Cambria Math" w:cs="Times New Roman"/>
              <w:lang w:eastAsia="en-US"/>
            </w:rPr>
            <m:t>∙</m:t>
          </m:r>
          <m:d>
            <m:dPr>
              <m:ctrlPr>
                <w:rPr>
                  <w:rFonts w:ascii="Cambria Math" w:eastAsia="SimSun" w:hAnsi="Cambria Math" w:cs="Times New Roman"/>
                  <w:lang w:eastAsia="en-US"/>
                </w:rPr>
              </m:ctrlPr>
            </m:dPr>
            <m:e>
              <m:r>
                <w:rPr>
                  <w:rFonts w:ascii="Cambria Math" w:eastAsia="SimSun" w:hAnsi="Cambria Math" w:cs="Times New Roman"/>
                  <w:lang w:eastAsia="en-US"/>
                </w:rPr>
                <m:t>t</m:t>
              </m:r>
              <m:r>
                <m:rPr>
                  <m:sty m:val="p"/>
                </m:rPr>
                <w:rPr>
                  <w:rFonts w:ascii="Cambria Math" w:eastAsia="SimSun" w:hAnsi="Cambria Math" w:cs="Times New Roman"/>
                  <w:lang w:eastAsia="en-US"/>
                </w:rPr>
                <m:t>-</m:t>
              </m:r>
              <m:sSub>
                <m:sSubPr>
                  <m:ctrlPr>
                    <w:rPr>
                      <w:rFonts w:ascii="Cambria Math" w:eastAsia="SimSun" w:hAnsi="Cambria Math" w:cs="Times New Roman"/>
                      <w:lang w:eastAsia="en-US"/>
                    </w:rPr>
                  </m:ctrlPr>
                </m:sSubPr>
                <m:e>
                  <m:r>
                    <w:rPr>
                      <w:rFonts w:ascii="Cambria Math" w:eastAsia="SimSun" w:hAnsi="Cambria Math" w:cs="Times New Roman"/>
                      <w:lang w:eastAsia="en-US"/>
                    </w:rPr>
                    <m:t>t</m:t>
                  </m:r>
                </m:e>
                <m:sub>
                  <m:r>
                    <m:rPr>
                      <m:sty m:val="p"/>
                    </m:rPr>
                    <w:rPr>
                      <w:rFonts w:ascii="Cambria Math" w:eastAsia="SimSun" w:hAnsi="Cambria Math" w:cs="Times New Roman"/>
                      <w:lang w:eastAsia="en-US"/>
                    </w:rPr>
                    <m:t>0</m:t>
                  </m:r>
                </m:sub>
              </m:sSub>
            </m:e>
          </m:d>
          <m:r>
            <m:rPr>
              <m:sty m:val="p"/>
            </m:rPr>
            <w:rPr>
              <w:rFonts w:ascii="Cambria Math" w:eastAsia="SimSun" w:hAnsi="Cambria Math" w:cs="Times New Roman"/>
              <w:lang w:eastAsia="en-US"/>
            </w:rPr>
            <m:t>-</m:t>
          </m:r>
          <m:sSubSup>
            <m:sSubSupPr>
              <m:ctrlPr>
                <w:ins w:id="86" w:author="Wang, Guoquan" w:date="2026-04-02T12:36:00Z" w16du:dateUtc="2026-04-02T17:36:00Z">
                  <w:rPr>
                    <w:rFonts w:ascii="Cambria Math" w:eastAsia="SimSun" w:hAnsi="Cambria Math" w:cs="Times New Roman"/>
                    <w:lang w:eastAsia="en-US"/>
                  </w:rPr>
                </w:ins>
              </m:ctrlPr>
            </m:sSubSupPr>
            <m:e>
              <m:r>
                <w:rPr>
                  <w:rFonts w:ascii="Cambria Math" w:eastAsia="SimSun" w:hAnsi="Cambria Math" w:cs="Times New Roman"/>
                  <w:lang w:eastAsia="en-US"/>
                </w:rPr>
                <m:t>R</m:t>
              </m:r>
            </m:e>
            <m:sub>
              <m:r>
                <w:rPr>
                  <w:rFonts w:ascii="Cambria Math" w:eastAsia="SimSun" w:hAnsi="Cambria Math" w:cs="Times New Roman"/>
                  <w:lang w:eastAsia="en-US"/>
                </w:rPr>
                <m:t>y</m:t>
              </m:r>
            </m:sub>
            <m:sup>
              <m:r>
                <m:rPr>
                  <m:sty m:val="p"/>
                </m:rPr>
                <w:rPr>
                  <w:rFonts w:ascii="Cambria Math" w:eastAsia="SimSun" w:hAnsi="Cambria Math" w:cs="Times New Roman"/>
                  <w:lang w:eastAsia="en-US"/>
                </w:rPr>
                <m:t>'</m:t>
              </m:r>
            </m:sup>
          </m:sSubSup>
          <m:r>
            <m:rPr>
              <m:sty m:val="p"/>
            </m:rPr>
            <w:rPr>
              <w:rFonts w:ascii="Cambria Math" w:eastAsia="SimSun" w:hAnsi="Cambria Math" w:cs="Times New Roman"/>
              <w:lang w:eastAsia="en-US"/>
            </w:rPr>
            <m:t>∙</m:t>
          </m:r>
          <m:d>
            <m:dPr>
              <m:ctrlPr>
                <w:rPr>
                  <w:rFonts w:ascii="Cambria Math" w:eastAsia="SimSun" w:hAnsi="Cambria Math" w:cs="Times New Roman"/>
                  <w:lang w:eastAsia="en-US"/>
                </w:rPr>
              </m:ctrlPr>
            </m:dPr>
            <m:e>
              <m:r>
                <w:rPr>
                  <w:rFonts w:ascii="Cambria Math" w:eastAsia="SimSun" w:hAnsi="Cambria Math" w:cs="Times New Roman"/>
                  <w:lang w:eastAsia="en-US"/>
                </w:rPr>
                <m:t>t</m:t>
              </m:r>
              <m:r>
                <m:rPr>
                  <m:sty m:val="p"/>
                </m:rPr>
                <w:rPr>
                  <w:rFonts w:ascii="Cambria Math" w:eastAsia="SimSun" w:hAnsi="Cambria Math" w:cs="Times New Roman"/>
                  <w:lang w:eastAsia="en-US"/>
                </w:rPr>
                <m:t>-</m:t>
              </m:r>
              <m:sSub>
                <m:sSubPr>
                  <m:ctrlPr>
                    <w:rPr>
                      <w:rFonts w:ascii="Cambria Math" w:eastAsia="SimSun" w:hAnsi="Cambria Math" w:cs="Times New Roman"/>
                      <w:lang w:eastAsia="en-US"/>
                    </w:rPr>
                  </m:ctrlPr>
                </m:sSubPr>
                <m:e>
                  <m:r>
                    <w:rPr>
                      <w:rFonts w:ascii="Cambria Math" w:eastAsia="SimSun" w:hAnsi="Cambria Math" w:cs="Times New Roman"/>
                      <w:lang w:eastAsia="en-US"/>
                    </w:rPr>
                    <m:t>t</m:t>
                  </m:r>
                </m:e>
                <m:sub>
                  <m:r>
                    <m:rPr>
                      <m:sty m:val="p"/>
                    </m:rPr>
                    <w:rPr>
                      <w:rFonts w:ascii="Cambria Math" w:eastAsia="SimSun" w:hAnsi="Cambria Math" w:cs="Times New Roman"/>
                      <w:lang w:eastAsia="en-US"/>
                    </w:rPr>
                    <m:t>0</m:t>
                  </m:r>
                </m:sub>
              </m:sSub>
            </m:e>
          </m:d>
          <m:r>
            <m:rPr>
              <m:sty m:val="p"/>
            </m:rPr>
            <w:rPr>
              <w:rFonts w:ascii="Cambria Math" w:eastAsia="SimSun" w:hAnsi="Cambria Math" w:cs="Times New Roman"/>
              <w:lang w:eastAsia="en-US"/>
            </w:rPr>
            <m:t>∙</m:t>
          </m:r>
          <m:sSub>
            <m:sSubPr>
              <m:ctrlPr>
                <w:rPr>
                  <w:rFonts w:ascii="Cambria Math" w:eastAsia="SimSun" w:hAnsi="Cambria Math" w:cs="Times New Roman"/>
                  <w:lang w:eastAsia="en-US"/>
                </w:rPr>
              </m:ctrlPr>
            </m:sSubPr>
            <m:e>
              <m:r>
                <w:rPr>
                  <w:rFonts w:ascii="Cambria Math" w:eastAsia="SimSun" w:hAnsi="Cambria Math" w:cs="Times New Roman"/>
                  <w:lang w:eastAsia="en-US"/>
                </w:rPr>
                <m:t>X</m:t>
              </m:r>
              <m:d>
                <m:dPr>
                  <m:ctrlPr>
                    <w:rPr>
                      <w:rFonts w:ascii="Cambria Math" w:eastAsia="SimSun" w:hAnsi="Cambria Math" w:cs="Times New Roman"/>
                      <w:lang w:eastAsia="en-US"/>
                    </w:rPr>
                  </m:ctrlPr>
                </m:dPr>
                <m:e>
                  <m:r>
                    <w:rPr>
                      <w:rFonts w:ascii="Cambria Math" w:eastAsia="SimSun" w:hAnsi="Cambria Math" w:cs="Times New Roman"/>
                      <w:lang w:eastAsia="en-US"/>
                    </w:rPr>
                    <m:t>t</m:t>
                  </m:r>
                </m:e>
              </m:d>
            </m:e>
            <m:sub>
              <m:r>
                <w:rPr>
                  <w:rFonts w:ascii="Cambria Math" w:eastAsia="SimSun" w:hAnsi="Cambria Math" w:cs="Times New Roman"/>
                  <w:lang w:eastAsia="en-US"/>
                </w:rPr>
                <m:t>R</m:t>
              </m:r>
            </m:sub>
          </m:sSub>
          <m:r>
            <m:rPr>
              <m:sty m:val="p"/>
            </m:rPr>
            <w:rPr>
              <w:rFonts w:ascii="Cambria Math" w:eastAsia="SimSun" w:hAnsi="Cambria Math" w:cs="Times New Roman"/>
              <w:lang w:eastAsia="en-US"/>
            </w:rPr>
            <m:t>+</m:t>
          </m:r>
          <m:sSubSup>
            <m:sSubSupPr>
              <m:ctrlPr>
                <w:ins w:id="87" w:author="Wang, Guoquan" w:date="2026-04-02T12:36:00Z" w16du:dateUtc="2026-04-02T17:36:00Z">
                  <w:rPr>
                    <w:rFonts w:ascii="Cambria Math" w:eastAsia="SimSun" w:hAnsi="Cambria Math" w:cs="Times New Roman"/>
                    <w:lang w:eastAsia="en-US"/>
                  </w:rPr>
                </w:ins>
              </m:ctrlPr>
            </m:sSubSupPr>
            <m:e>
              <m:r>
                <w:rPr>
                  <w:rFonts w:ascii="Cambria Math" w:eastAsia="SimSun" w:hAnsi="Cambria Math" w:cs="Times New Roman"/>
                  <w:lang w:eastAsia="en-US"/>
                </w:rPr>
                <m:t>R</m:t>
              </m:r>
            </m:e>
            <m:sub>
              <m:r>
                <w:rPr>
                  <w:rFonts w:ascii="Cambria Math" w:eastAsia="SimSun" w:hAnsi="Cambria Math" w:cs="Times New Roman"/>
                  <w:lang w:eastAsia="en-US"/>
                </w:rPr>
                <m:t>x</m:t>
              </m:r>
            </m:sub>
            <m:sup>
              <m:r>
                <m:rPr>
                  <m:sty m:val="p"/>
                </m:rPr>
                <w:rPr>
                  <w:rFonts w:ascii="Cambria Math" w:eastAsia="SimSun" w:hAnsi="Cambria Math" w:cs="Times New Roman"/>
                  <w:lang w:eastAsia="en-US"/>
                </w:rPr>
                <m:t>'</m:t>
              </m:r>
            </m:sup>
          </m:sSubSup>
          <m:r>
            <m:rPr>
              <m:sty m:val="p"/>
            </m:rPr>
            <w:rPr>
              <w:rFonts w:ascii="Cambria Math" w:eastAsia="SimSun" w:hAnsi="Cambria Math" w:cs="Times New Roman"/>
              <w:lang w:eastAsia="en-US"/>
            </w:rPr>
            <m:t>∙</m:t>
          </m:r>
          <m:d>
            <m:dPr>
              <m:ctrlPr>
                <w:rPr>
                  <w:rFonts w:ascii="Cambria Math" w:eastAsia="SimSun" w:hAnsi="Cambria Math" w:cs="Times New Roman"/>
                  <w:lang w:eastAsia="en-US"/>
                </w:rPr>
              </m:ctrlPr>
            </m:dPr>
            <m:e>
              <m:r>
                <w:rPr>
                  <w:rFonts w:ascii="Cambria Math" w:eastAsia="SimSun" w:hAnsi="Cambria Math" w:cs="Times New Roman"/>
                  <w:lang w:eastAsia="en-US"/>
                </w:rPr>
                <m:t>t</m:t>
              </m:r>
              <m:r>
                <m:rPr>
                  <m:sty m:val="p"/>
                </m:rPr>
                <w:rPr>
                  <w:rFonts w:ascii="Cambria Math" w:eastAsia="SimSun" w:hAnsi="Cambria Math" w:cs="Times New Roman"/>
                  <w:lang w:eastAsia="en-US"/>
                </w:rPr>
                <m:t>-</m:t>
              </m:r>
              <m:sSub>
                <m:sSubPr>
                  <m:ctrlPr>
                    <w:rPr>
                      <w:rFonts w:ascii="Cambria Math" w:eastAsia="SimSun" w:hAnsi="Cambria Math" w:cs="Times New Roman"/>
                      <w:lang w:eastAsia="en-US"/>
                    </w:rPr>
                  </m:ctrlPr>
                </m:sSubPr>
                <m:e>
                  <m:r>
                    <w:rPr>
                      <w:rFonts w:ascii="Cambria Math" w:eastAsia="SimSun" w:hAnsi="Cambria Math" w:cs="Times New Roman"/>
                      <w:lang w:eastAsia="en-US"/>
                    </w:rPr>
                    <m:t>t</m:t>
                  </m:r>
                </m:e>
                <m:sub>
                  <m:r>
                    <m:rPr>
                      <m:sty m:val="p"/>
                    </m:rPr>
                    <w:rPr>
                      <w:rFonts w:ascii="Cambria Math" w:eastAsia="SimSun" w:hAnsi="Cambria Math" w:cs="Times New Roman"/>
                      <w:lang w:eastAsia="en-US"/>
                    </w:rPr>
                    <m:t>0</m:t>
                  </m:r>
                </m:sub>
              </m:sSub>
            </m:e>
          </m:d>
          <m:r>
            <m:rPr>
              <m:sty m:val="p"/>
            </m:rPr>
            <w:rPr>
              <w:rFonts w:ascii="Cambria Math" w:eastAsia="SimSun" w:hAnsi="Cambria Math" w:cs="Times New Roman"/>
              <w:lang w:eastAsia="en-US"/>
            </w:rPr>
            <m:t>∙</m:t>
          </m:r>
          <m:sSub>
            <m:sSubPr>
              <m:ctrlPr>
                <w:rPr>
                  <w:rFonts w:ascii="Cambria Math" w:eastAsia="SimSun" w:hAnsi="Cambria Math" w:cs="Times New Roman"/>
                  <w:lang w:eastAsia="en-US"/>
                </w:rPr>
              </m:ctrlPr>
            </m:sSubPr>
            <m:e>
              <m:r>
                <w:rPr>
                  <w:rFonts w:ascii="Cambria Math" w:eastAsia="SimSun" w:hAnsi="Cambria Math" w:cs="Times New Roman"/>
                  <w:lang w:eastAsia="en-US"/>
                </w:rPr>
                <m:t>Y</m:t>
              </m:r>
              <m:d>
                <m:dPr>
                  <m:ctrlPr>
                    <w:rPr>
                      <w:rFonts w:ascii="Cambria Math" w:eastAsia="SimSun" w:hAnsi="Cambria Math" w:cs="Times New Roman"/>
                      <w:lang w:eastAsia="en-US"/>
                    </w:rPr>
                  </m:ctrlPr>
                </m:dPr>
                <m:e>
                  <m:r>
                    <w:rPr>
                      <w:rFonts w:ascii="Cambria Math" w:eastAsia="SimSun" w:hAnsi="Cambria Math" w:cs="Times New Roman"/>
                      <w:lang w:eastAsia="en-US"/>
                    </w:rPr>
                    <m:t>t</m:t>
                  </m:r>
                </m:e>
              </m:d>
            </m:e>
            <m:sub>
              <m:r>
                <w:rPr>
                  <w:rFonts w:ascii="Cambria Math" w:eastAsia="SimSun" w:hAnsi="Cambria Math" w:cs="Times New Roman"/>
                  <w:lang w:eastAsia="en-US"/>
                </w:rPr>
                <m:t>R</m:t>
              </m:r>
            </m:sub>
          </m:sSub>
        </m:oMath>
      </m:oMathPara>
    </w:p>
    <w:p w14:paraId="5DFD4FEE" w14:textId="77777777" w:rsidR="00B96CEC" w:rsidRPr="008D5A6C" w:rsidRDefault="00B96CEC" w:rsidP="001C47D7">
      <w:pPr>
        <w:spacing w:before="240" w:line="360" w:lineRule="auto"/>
        <w:rPr>
          <w:rFonts w:ascii="Times New Roman" w:hAnsi="Times New Roman" w:cs="Times New Roman"/>
        </w:rPr>
      </w:pPr>
      <w:r w:rsidRPr="008D5A6C">
        <w:rPr>
          <w:rFonts w:ascii="Times New Roman" w:hAnsi="Times New Roman" w:cs="Times New Roman"/>
        </w:rPr>
        <w:t xml:space="preserve">A Python program, </w:t>
      </w:r>
      <w:r w:rsidRPr="008D5A6C">
        <w:rPr>
          <w:rFonts w:ascii="Times New Roman" w:hAnsi="Times New Roman" w:cs="Times New Roman"/>
          <w:i/>
          <w:iCs/>
        </w:rPr>
        <w:t>Global-Regional_XYZ_Transform.py</w:t>
      </w:r>
      <w:r w:rsidRPr="008D5A6C">
        <w:rPr>
          <w:rFonts w:ascii="Times New Roman" w:hAnsi="Times New Roman" w:cs="Times New Roman"/>
        </w:rPr>
        <w:t>, is provided to perform the coordinate transformation between IGS20 and regional reference frames, following the methodology outlined above.</w:t>
      </w:r>
    </w:p>
    <w:p w14:paraId="59F0454F" w14:textId="71CB1C9E" w:rsidR="00B96CEC" w:rsidRPr="008D5A6C" w:rsidRDefault="00B96CEC" w:rsidP="001C47D7">
      <w:pPr>
        <w:spacing w:before="240" w:line="360" w:lineRule="auto"/>
        <w:rPr>
          <w:rFonts w:ascii="Times New Roman" w:hAnsi="Times New Roman" w:cs="Times New Roman"/>
          <w:b/>
          <w:bCs/>
        </w:rPr>
      </w:pPr>
      <w:r w:rsidRPr="008D5A6C">
        <w:rPr>
          <w:rFonts w:ascii="Times New Roman" w:hAnsi="Times New Roman" w:cs="Times New Roman"/>
          <w:b/>
          <w:bCs/>
        </w:rPr>
        <w:t>2. Transforming ENU displacements between global and regional reference frames</w:t>
      </w:r>
    </w:p>
    <w:p w14:paraId="719FDE75" w14:textId="77777777" w:rsidR="00B96CEC" w:rsidRPr="008D5A6C" w:rsidRDefault="00B96CEC" w:rsidP="001C47D7">
      <w:pPr>
        <w:spacing w:before="240" w:line="360" w:lineRule="auto"/>
        <w:rPr>
          <w:rFonts w:ascii="Times New Roman" w:hAnsi="Times New Roman" w:cs="Times New Roman"/>
        </w:rPr>
      </w:pPr>
      <w:r w:rsidRPr="008D5A6C">
        <w:rPr>
          <w:rFonts w:ascii="Times New Roman" w:hAnsi="Times New Roman" w:cs="Times New Roman"/>
        </w:rPr>
        <w:t xml:space="preserve">In practice, users typically work with local displacement time series in the East-North-Up (ENU) directions derived from IGS20 solutions. These can be transformed into a regional reference frame by applying the one-set 7-parameter transformation to their ECEF-XYZ coordinates as an intermediate step. The procedure is: </w:t>
      </w:r>
    </w:p>
    <w:p w14:paraId="1D262AE3" w14:textId="77777777" w:rsidR="00B96CEC" w:rsidRPr="008D5A6C" w:rsidRDefault="00B96CEC" w:rsidP="001C47D7">
      <w:pPr>
        <w:spacing w:before="240" w:line="360" w:lineRule="auto"/>
        <w:rPr>
          <w:rFonts w:ascii="Times New Roman" w:hAnsi="Times New Roman" w:cs="Times New Roman"/>
          <w:b/>
          <w:bCs/>
          <w:i/>
          <w:iCs/>
        </w:rPr>
      </w:pPr>
      <w:r w:rsidRPr="008D5A6C">
        <w:rPr>
          <w:rFonts w:ascii="Times New Roman" w:hAnsi="Times New Roman" w:cs="Times New Roman"/>
          <w:b/>
          <w:bCs/>
          <w:i/>
          <w:iCs/>
        </w:rPr>
        <w:t>Step 1. Estimate ECEF-XYZ at the site</w:t>
      </w:r>
    </w:p>
    <w:p w14:paraId="5C480E05" w14:textId="77777777" w:rsidR="00B96CEC" w:rsidRPr="008D5A6C" w:rsidRDefault="00B96CEC" w:rsidP="001C47D7">
      <w:pPr>
        <w:spacing w:before="240" w:line="360" w:lineRule="auto"/>
        <w:rPr>
          <w:rFonts w:ascii="Times New Roman" w:hAnsi="Times New Roman" w:cs="Times New Roman"/>
        </w:rPr>
      </w:pPr>
      <w:r w:rsidRPr="008D5A6C">
        <w:rPr>
          <w:rFonts w:ascii="Times New Roman" w:hAnsi="Times New Roman" w:cs="Times New Roman"/>
        </w:rPr>
        <w:t xml:space="preserve">A geographical location of the site defined by longitude (λ) and latitude (ϕ) can be estimated from the site log or other sources. Small datum differences (e.g., WGS84 vs. IGS20) or </w:t>
      </w:r>
      <w:r w:rsidRPr="008D5A6C">
        <w:rPr>
          <w:rFonts w:ascii="Times New Roman" w:hAnsi="Times New Roman" w:cs="Times New Roman"/>
        </w:rPr>
        <w:lastRenderedPageBreak/>
        <w:t>ellipsoidal height errors of a few meters introduce negligible changes in the local ENU rotation and the resulting transformed displacements or velocities. For most practical applications, approximate station latitude and longitude (e.g., from Google Earth) are sufficient to transform ENU displacement time series or site velocities between global and regional reference frames.</w:t>
      </w:r>
    </w:p>
    <w:p w14:paraId="2585973C" w14:textId="77777777" w:rsidR="001363F4" w:rsidRDefault="00B96CEC" w:rsidP="001C47D7">
      <w:pPr>
        <w:spacing w:before="240" w:line="360" w:lineRule="auto"/>
        <w:rPr>
          <w:rFonts w:ascii="Times New Roman" w:hAnsi="Times New Roman" w:cs="Times New Roman"/>
        </w:rPr>
      </w:pPr>
      <w:r w:rsidRPr="008D5A6C">
        <w:rPr>
          <w:rFonts w:ascii="Times New Roman" w:hAnsi="Times New Roman" w:cs="Times New Roman"/>
        </w:rPr>
        <w:t>From the geodetic longitude (λ), latitude (ϕ), and ellipsoidal height (</w:t>
      </w:r>
      <w:r w:rsidRPr="008D5A6C">
        <w:rPr>
          <w:rFonts w:ascii="Times New Roman" w:hAnsi="Times New Roman" w:cs="Times New Roman"/>
          <w:i/>
          <w:iCs/>
        </w:rPr>
        <w:t>h)</w:t>
      </w:r>
      <w:r w:rsidRPr="008D5A6C">
        <w:rPr>
          <w:rFonts w:ascii="Times New Roman" w:hAnsi="Times New Roman" w:cs="Times New Roman"/>
        </w:rPr>
        <w:t xml:space="preserve">, the ECEF-XYZ coordinates </w:t>
      </w:r>
      <m:oMath>
        <m:sSub>
          <m:sSubPr>
            <m:ctrlPr>
              <w:ins w:id="88" w:author="Wang, Guoquan" w:date="2026-04-02T12:36:00Z" w16du:dateUtc="2026-04-02T17:36:00Z">
                <w:rPr>
                  <w:rFonts w:ascii="Cambria Math" w:hAnsi="Cambria Math" w:cs="Times New Roman"/>
                  <w:i/>
                </w:rPr>
              </w:ins>
            </m:ctrlPr>
          </m:sSubPr>
          <m:e>
            <m:r>
              <w:rPr>
                <w:rFonts w:ascii="Cambria Math" w:hAnsi="Cambria Math" w:cs="Times New Roman"/>
              </w:rPr>
              <m:t>P</m:t>
            </m:r>
          </m:e>
          <m:sub>
            <m:r>
              <w:rPr>
                <w:rFonts w:ascii="Cambria Math" w:hAnsi="Cambria Math" w:cs="Times New Roman"/>
              </w:rPr>
              <m:t>0</m:t>
            </m:r>
          </m:sub>
        </m:sSub>
        <m:r>
          <w:rPr>
            <w:rFonts w:ascii="Cambria Math" w:hAnsi="Cambria Math" w:cs="Times New Roman"/>
          </w:rPr>
          <m:t>=(</m:t>
        </m:r>
        <m:sSub>
          <m:sSubPr>
            <m:ctrlPr>
              <w:ins w:id="89" w:author="Wang, Guoquan" w:date="2026-04-02T12:36:00Z" w16du:dateUtc="2026-04-02T17:36:00Z">
                <w:rPr>
                  <w:rFonts w:ascii="Cambria Math" w:hAnsi="Cambria Math" w:cs="Times New Roman"/>
                  <w:i/>
                </w:rPr>
              </w:ins>
            </m:ctrlPr>
          </m:sSubPr>
          <m:e>
            <m:r>
              <w:rPr>
                <w:rFonts w:ascii="Cambria Math" w:hAnsi="Cambria Math" w:cs="Times New Roman"/>
              </w:rPr>
              <m:t>X</m:t>
            </m:r>
          </m:e>
          <m:sub>
            <m:r>
              <w:rPr>
                <w:rFonts w:ascii="Cambria Math" w:hAnsi="Cambria Math" w:cs="Times New Roman"/>
              </w:rPr>
              <m:t>0</m:t>
            </m:r>
          </m:sub>
        </m:sSub>
        <m:r>
          <w:rPr>
            <w:rFonts w:ascii="Cambria Math" w:hAnsi="Cambria Math" w:cs="Times New Roman"/>
          </w:rPr>
          <m:t xml:space="preserve">, </m:t>
        </m:r>
        <m:sSub>
          <m:sSubPr>
            <m:ctrlPr>
              <w:ins w:id="90" w:author="Wang, Guoquan" w:date="2026-04-02T12:36:00Z" w16du:dateUtc="2026-04-02T17:36:00Z">
                <w:rPr>
                  <w:rFonts w:ascii="Cambria Math" w:hAnsi="Cambria Math" w:cs="Times New Roman"/>
                  <w:i/>
                </w:rPr>
              </w:ins>
            </m:ctrlPr>
          </m:sSubPr>
          <m:e>
            <m:r>
              <w:rPr>
                <w:rFonts w:ascii="Cambria Math" w:hAnsi="Cambria Math" w:cs="Times New Roman"/>
              </w:rPr>
              <m:t>Y</m:t>
            </m:r>
          </m:e>
          <m:sub>
            <m:r>
              <w:rPr>
                <w:rFonts w:ascii="Cambria Math" w:hAnsi="Cambria Math" w:cs="Times New Roman"/>
              </w:rPr>
              <m:t>0</m:t>
            </m:r>
          </m:sub>
        </m:sSub>
        <m:r>
          <w:rPr>
            <w:rFonts w:ascii="Cambria Math" w:hAnsi="Cambria Math" w:cs="Times New Roman"/>
          </w:rPr>
          <m:t xml:space="preserve">, </m:t>
        </m:r>
        <m:sSub>
          <m:sSubPr>
            <m:ctrlPr>
              <w:ins w:id="91" w:author="Wang, Guoquan" w:date="2026-04-02T12:36:00Z" w16du:dateUtc="2026-04-02T17:36:00Z">
                <w:rPr>
                  <w:rFonts w:ascii="Cambria Math" w:hAnsi="Cambria Math" w:cs="Times New Roman"/>
                  <w:i/>
                </w:rPr>
              </w:ins>
            </m:ctrlPr>
          </m:sSubPr>
          <m:e>
            <m:r>
              <w:rPr>
                <w:rFonts w:ascii="Cambria Math" w:hAnsi="Cambria Math" w:cs="Times New Roman"/>
              </w:rPr>
              <m:t>Z</m:t>
            </m:r>
          </m:e>
          <m:sub>
            <m:r>
              <w:rPr>
                <w:rFonts w:ascii="Cambria Math" w:hAnsi="Cambria Math" w:cs="Times New Roman"/>
              </w:rPr>
              <m:t>0</m:t>
            </m:r>
          </m:sub>
        </m:sSub>
        <m:r>
          <w:rPr>
            <w:rFonts w:ascii="Cambria Math" w:hAnsi="Cambria Math" w:cs="Times New Roman"/>
          </w:rPr>
          <m:t>)</m:t>
        </m:r>
      </m:oMath>
      <w:r w:rsidRPr="008D5A6C">
        <w:rPr>
          <w:rFonts w:ascii="Times New Roman" w:hAnsi="Times New Roman" w:cs="Times New Roman"/>
        </w:rPr>
        <w:t xml:space="preserve"> in the global reference frame can be estimated according to the </w:t>
      </w:r>
      <w:r w:rsidR="001363F4">
        <w:rPr>
          <w:rFonts w:ascii="Times New Roman" w:hAnsi="Times New Roman" w:cs="Times New Roman"/>
        </w:rPr>
        <w:t>f</w:t>
      </w:r>
      <w:r w:rsidRPr="008D5A6C">
        <w:rPr>
          <w:rFonts w:ascii="Times New Roman" w:hAnsi="Times New Roman" w:cs="Times New Roman"/>
        </w:rPr>
        <w:t>ollowing equations (Eq. 5). If the ellipsoidal height is negligible or unknown, it can be assumed zero (or an approximate value).</w:t>
      </w:r>
    </w:p>
    <w:p w14:paraId="0F6492CC" w14:textId="165DBF6E" w:rsidR="00B96CEC" w:rsidRPr="008D5A6C" w:rsidRDefault="00000000" w:rsidP="001C47D7">
      <w:pPr>
        <w:spacing w:before="240" w:line="360" w:lineRule="auto"/>
        <w:rPr>
          <w:rFonts w:ascii="Times New Roman" w:hAnsi="Times New Roman" w:cs="Times New Roman"/>
        </w:rPr>
      </w:pPr>
      <m:oMathPara>
        <m:oMathParaPr>
          <m:jc m:val="left"/>
        </m:oMathParaPr>
        <m:oMath>
          <m:sSub>
            <m:sSubPr>
              <m:ctrlPr>
                <w:ins w:id="92" w:author="Wang, Guoquan" w:date="2026-04-02T12:36:00Z" w16du:dateUtc="2026-04-02T17:36:00Z">
                  <w:rPr>
                    <w:rFonts w:ascii="Cambria Math" w:hAnsi="Cambria Math" w:cs="Times New Roman"/>
                    <w:i/>
                  </w:rPr>
                </w:ins>
              </m:ctrlPr>
            </m:sSubPr>
            <m:e>
              <m:r>
                <w:rPr>
                  <w:rFonts w:ascii="Cambria Math" w:hAnsi="Cambria Math" w:cs="Times New Roman"/>
                </w:rPr>
                <m:t>X</m:t>
              </m:r>
            </m:e>
            <m:sub>
              <m:r>
                <w:rPr>
                  <w:rFonts w:ascii="Cambria Math" w:hAnsi="Cambria Math" w:cs="Times New Roman"/>
                </w:rPr>
                <m:t>0</m:t>
              </m:r>
            </m:sub>
          </m:sSub>
          <m:r>
            <w:rPr>
              <w:rFonts w:ascii="Cambria Math" w:hAnsi="Cambria Math" w:cs="Times New Roman"/>
            </w:rPr>
            <m:t>=(N(ϕ)+h) cosϕ cosλ</m:t>
          </m:r>
        </m:oMath>
      </m:oMathPara>
    </w:p>
    <w:p w14:paraId="20605BA7" w14:textId="77777777" w:rsidR="00B96CEC" w:rsidRPr="008D5A6C" w:rsidRDefault="00000000" w:rsidP="001C47D7">
      <w:pPr>
        <w:spacing w:before="240" w:line="360" w:lineRule="auto"/>
        <w:rPr>
          <w:rFonts w:ascii="Times New Roman" w:hAnsi="Times New Roman" w:cs="Times New Roman"/>
        </w:rPr>
      </w:pPr>
      <m:oMath>
        <m:sSub>
          <m:sSubPr>
            <m:ctrlPr>
              <w:ins w:id="93" w:author="Wang, Guoquan" w:date="2026-04-02T12:36:00Z" w16du:dateUtc="2026-04-02T17:36:00Z">
                <w:rPr>
                  <w:rFonts w:ascii="Cambria Math" w:hAnsi="Cambria Math" w:cs="Times New Roman"/>
                  <w:i/>
                </w:rPr>
              </w:ins>
            </m:ctrlPr>
          </m:sSubPr>
          <m:e>
            <m:r>
              <w:rPr>
                <w:rFonts w:ascii="Cambria Math" w:hAnsi="Cambria Math" w:cs="Times New Roman"/>
              </w:rPr>
              <m:t>Y</m:t>
            </m:r>
          </m:e>
          <m:sub>
            <m:r>
              <w:rPr>
                <w:rFonts w:ascii="Cambria Math" w:hAnsi="Cambria Math" w:cs="Times New Roman"/>
              </w:rPr>
              <m:t>0</m:t>
            </m:r>
          </m:sub>
        </m:sSub>
        <m:r>
          <w:rPr>
            <w:rFonts w:ascii="Cambria Math" w:hAnsi="Cambria Math" w:cs="Times New Roman"/>
          </w:rPr>
          <m:t>=(N(ϕ)+h) cosϕ sinλ</m:t>
        </m:r>
      </m:oMath>
      <w:r w:rsidR="00B96CEC" w:rsidRPr="008D5A6C">
        <w:rPr>
          <w:rFonts w:ascii="Times New Roman" w:hAnsi="Times New Roman" w:cs="Times New Roman"/>
        </w:rPr>
        <w:t xml:space="preserve">                     (5)</w:t>
      </w:r>
    </w:p>
    <w:p w14:paraId="2BA8CA58" w14:textId="77777777" w:rsidR="00B96CEC" w:rsidRPr="008D5A6C" w:rsidRDefault="00000000" w:rsidP="001C47D7">
      <w:pPr>
        <w:spacing w:before="240" w:line="360" w:lineRule="auto"/>
        <w:rPr>
          <w:rFonts w:ascii="Times New Roman" w:hAnsi="Times New Roman" w:cs="Times New Roman"/>
        </w:rPr>
      </w:pPr>
      <m:oMathPara>
        <m:oMathParaPr>
          <m:jc m:val="left"/>
        </m:oMathParaPr>
        <m:oMath>
          <m:sSub>
            <m:sSubPr>
              <m:ctrlPr>
                <w:ins w:id="94" w:author="Wang, Guoquan" w:date="2026-04-02T12:36:00Z" w16du:dateUtc="2026-04-02T17:36:00Z">
                  <w:rPr>
                    <w:rFonts w:ascii="Cambria Math" w:hAnsi="Cambria Math" w:cs="Times New Roman"/>
                    <w:i/>
                  </w:rPr>
                </w:ins>
              </m:ctrlPr>
            </m:sSubPr>
            <m:e>
              <m:r>
                <w:rPr>
                  <w:rFonts w:ascii="Cambria Math" w:hAnsi="Cambria Math" w:cs="Times New Roman"/>
                </w:rPr>
                <m:t>Z</m:t>
              </m:r>
            </m:e>
            <m:sub>
              <m:r>
                <w:rPr>
                  <w:rFonts w:ascii="Cambria Math" w:hAnsi="Cambria Math" w:cs="Times New Roman"/>
                </w:rPr>
                <m:t>0</m:t>
              </m:r>
            </m:sub>
          </m:sSub>
          <m:r>
            <w:rPr>
              <w:rFonts w:ascii="Cambria Math" w:hAnsi="Cambria Math" w:cs="Times New Roman"/>
            </w:rPr>
            <m:t>=(N(ϕ)</m:t>
          </m:r>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m:t>
                  </m:r>
                </m:sup>
              </m:sSup>
            </m:e>
          </m:d>
          <m:r>
            <w:rPr>
              <w:rFonts w:ascii="Cambria Math" w:hAnsi="Cambria Math" w:cs="Times New Roman"/>
            </w:rPr>
            <m:t xml:space="preserve">+h)sinϕ </m:t>
          </m:r>
        </m:oMath>
      </m:oMathPara>
    </w:p>
    <w:p w14:paraId="0567600C" w14:textId="77777777" w:rsidR="00B96CEC" w:rsidRPr="008D5A6C" w:rsidRDefault="00B96CEC" w:rsidP="001C47D7">
      <w:pPr>
        <w:spacing w:before="240" w:line="360" w:lineRule="auto"/>
        <w:rPr>
          <w:rFonts w:ascii="Times New Roman" w:hAnsi="Times New Roman" w:cs="Times New Roman"/>
        </w:rPr>
      </w:pPr>
      <w:r w:rsidRPr="008D5A6C">
        <w:rPr>
          <w:rFonts w:ascii="Times New Roman" w:hAnsi="Times New Roman" w:cs="Times New Roman"/>
        </w:rPr>
        <w:t>where N is the prime-vertical radius of curvature:</w:t>
      </w:r>
    </w:p>
    <w:p w14:paraId="69DC6A2C" w14:textId="77777777" w:rsidR="00B96CEC" w:rsidRPr="008D5A6C" w:rsidRDefault="00B96CEC" w:rsidP="001C47D7">
      <w:pPr>
        <w:spacing w:before="240" w:line="360" w:lineRule="auto"/>
        <w:rPr>
          <w:rFonts w:ascii="Times New Roman" w:hAnsi="Times New Roman" w:cs="Times New Roman"/>
        </w:rPr>
      </w:pPr>
      <m:oMath>
        <m:r>
          <w:rPr>
            <w:rFonts w:ascii="Cambria Math" w:hAnsi="Cambria Math" w:cs="Times New Roman"/>
          </w:rPr>
          <m:t>N(ϕ)=</m:t>
        </m:r>
        <m:f>
          <m:fPr>
            <m:ctrlPr>
              <w:rPr>
                <w:rFonts w:ascii="Cambria Math" w:hAnsi="Cambria Math" w:cs="Times New Roman"/>
                <w:i/>
              </w:rPr>
            </m:ctrlPr>
          </m:fPr>
          <m:num>
            <m:r>
              <w:rPr>
                <w:rFonts w:ascii="Cambria Math" w:hAnsi="Cambria Math" w:cs="Times New Roman"/>
              </w:rPr>
              <m:t>a</m:t>
            </m:r>
          </m:num>
          <m:den>
            <m:rad>
              <m:radPr>
                <m:degHide m:val="1"/>
                <m:ctrlPr>
                  <w:rPr>
                    <w:rFonts w:ascii="Cambria Math" w:hAnsi="Cambria Math" w:cs="Times New Roman"/>
                    <w:i/>
                  </w:rPr>
                </m:ctrlPr>
              </m:radPr>
              <m:deg/>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m:t>
                    </m:r>
                  </m:sup>
                </m:sSup>
                <m:r>
                  <w:rPr>
                    <w:rFonts w:ascii="Cambria Math" w:hAnsi="Cambria Math" w:cs="Times New Roman"/>
                  </w:rPr>
                  <m:t>si</m:t>
                </m:r>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ϕ</m:t>
                </m:r>
              </m:e>
            </m:rad>
          </m:den>
        </m:f>
      </m:oMath>
      <w:r w:rsidRPr="008D5A6C">
        <w:rPr>
          <w:rFonts w:ascii="Times New Roman" w:hAnsi="Times New Roman" w:cs="Times New Roman"/>
        </w:rPr>
        <w:t xml:space="preserve"> , a=6378137.0 m (GRS80 semi-major axis), f=1/298.257222101 (flattening), and </w:t>
      </w:r>
      <m:oMath>
        <m:sSup>
          <m:sSupPr>
            <m:ctrlPr>
              <w:ins w:id="95" w:author="Wang, Guoquan" w:date="2026-04-02T12:36:00Z" w16du:dateUtc="2026-04-02T17:36:00Z">
                <w:rPr>
                  <w:rFonts w:ascii="Cambria Math" w:hAnsi="Cambria Math" w:cs="Times New Roman"/>
                  <w:i/>
                </w:rPr>
              </w:ins>
            </m:ctrlPr>
          </m:sSupPr>
          <m:e>
            <m:r>
              <w:rPr>
                <w:rFonts w:ascii="Cambria Math" w:hAnsi="Cambria Math" w:cs="Times New Roman"/>
              </w:rPr>
              <m:t>e</m:t>
            </m:r>
          </m:e>
          <m:sup>
            <m:r>
              <w:rPr>
                <w:rFonts w:ascii="Cambria Math" w:hAnsi="Cambria Math" w:cs="Times New Roman"/>
              </w:rPr>
              <m:t>2</m:t>
            </m:r>
          </m:sup>
        </m:sSup>
        <m:r>
          <w:rPr>
            <w:rFonts w:ascii="Cambria Math" w:hAnsi="Cambria Math" w:cs="Times New Roman"/>
          </w:rPr>
          <m:t>=2f-</m:t>
        </m:r>
        <m:sSup>
          <m:sSupPr>
            <m:ctrlPr>
              <w:ins w:id="96" w:author="Wang, Guoquan" w:date="2026-04-02T12:36:00Z" w16du:dateUtc="2026-04-02T17:36:00Z">
                <w:rPr>
                  <w:rFonts w:ascii="Cambria Math" w:hAnsi="Cambria Math" w:cs="Times New Roman"/>
                  <w:i/>
                </w:rPr>
              </w:ins>
            </m:ctrlPr>
          </m:sSupPr>
          <m:e>
            <m:r>
              <w:rPr>
                <w:rFonts w:ascii="Cambria Math" w:hAnsi="Cambria Math" w:cs="Times New Roman"/>
              </w:rPr>
              <m:t>f</m:t>
            </m:r>
          </m:e>
          <m:sup>
            <m:r>
              <w:rPr>
                <w:rFonts w:ascii="Cambria Math" w:hAnsi="Cambria Math" w:cs="Times New Roman"/>
              </w:rPr>
              <m:t>2</m:t>
            </m:r>
          </m:sup>
        </m:sSup>
        <m:r>
          <w:rPr>
            <w:rFonts w:ascii="Cambria Math" w:hAnsi="Cambria Math" w:cs="Times New Roman"/>
          </w:rPr>
          <m:t xml:space="preserve"> </m:t>
        </m:r>
      </m:oMath>
      <w:r w:rsidRPr="008D5A6C">
        <w:rPr>
          <w:rFonts w:ascii="Times New Roman" w:hAnsi="Times New Roman" w:cs="Times New Roman"/>
        </w:rPr>
        <w:t>.</w:t>
      </w:r>
    </w:p>
    <w:p w14:paraId="47E21491" w14:textId="77777777" w:rsidR="00B96CEC" w:rsidRPr="008D5A6C" w:rsidRDefault="00B96CEC" w:rsidP="001C47D7">
      <w:pPr>
        <w:spacing w:before="240" w:line="360" w:lineRule="auto"/>
        <w:rPr>
          <w:rFonts w:ascii="Times New Roman" w:hAnsi="Times New Roman" w:cs="Times New Roman"/>
          <w:b/>
          <w:bCs/>
          <w:i/>
          <w:iCs/>
        </w:rPr>
      </w:pPr>
      <w:r w:rsidRPr="008D5A6C">
        <w:rPr>
          <w:rFonts w:ascii="Times New Roman" w:hAnsi="Times New Roman" w:cs="Times New Roman"/>
          <w:b/>
          <w:bCs/>
          <w:i/>
          <w:iCs/>
        </w:rPr>
        <w:t xml:space="preserve">Step 2. Convert ENU displacements to XYZ </w:t>
      </w:r>
    </w:p>
    <w:p w14:paraId="473BDECF" w14:textId="77777777" w:rsidR="00B96CEC" w:rsidRPr="008D5A6C" w:rsidRDefault="00B96CEC" w:rsidP="001C47D7">
      <w:pPr>
        <w:spacing w:before="240" w:line="360" w:lineRule="auto"/>
        <w:rPr>
          <w:rFonts w:ascii="Times New Roman" w:hAnsi="Times New Roman" w:cs="Times New Roman"/>
        </w:rPr>
      </w:pPr>
      <w:r w:rsidRPr="008D5A6C">
        <w:rPr>
          <w:rFonts w:ascii="Times New Roman" w:hAnsi="Times New Roman" w:cs="Times New Roman"/>
        </w:rPr>
        <w:t>Convert each epoch’s ENU displacements to XYZ displacements using the local rotation.</w:t>
      </w:r>
    </w:p>
    <w:p w14:paraId="5EDF86C3" w14:textId="77777777" w:rsidR="00B96CEC" w:rsidRPr="008D5A6C" w:rsidRDefault="00B96CEC" w:rsidP="001C47D7">
      <w:pPr>
        <w:spacing w:before="240" w:line="360" w:lineRule="auto"/>
        <w:rPr>
          <w:rStyle w:val="mord"/>
          <w:rFonts w:ascii="Times New Roman" w:hAnsi="Times New Roman" w:cs="Times New Roman"/>
        </w:rPr>
      </w:pPr>
      <m:oMath>
        <m:r>
          <m:rPr>
            <m:sty m:val="p"/>
          </m:rPr>
          <w:rPr>
            <w:rStyle w:val="mord"/>
            <w:rFonts w:ascii="Cambria Math" w:hAnsi="Cambria Math" w:cs="Times New Roman"/>
          </w:rPr>
          <m:t>Δ</m:t>
        </m:r>
        <m:sSubSup>
          <m:sSubSupPr>
            <m:ctrlPr>
              <w:ins w:id="97" w:author="Wang, Guoquan" w:date="2026-04-02T12:36:00Z" w16du:dateUtc="2026-04-02T17:36:00Z">
                <w:rPr>
                  <w:rStyle w:val="mord"/>
                  <w:rFonts w:ascii="Cambria Math" w:hAnsi="Cambria Math" w:cs="Times New Roman"/>
                  <w:i/>
                  <w:iCs/>
                </w:rPr>
              </w:ins>
            </m:ctrlPr>
          </m:sSubSupPr>
          <m:e>
            <m:r>
              <w:rPr>
                <w:rStyle w:val="mord"/>
                <w:rFonts w:ascii="Cambria Math" w:hAnsi="Cambria Math" w:cs="Times New Roman"/>
              </w:rPr>
              <m:t>r</m:t>
            </m:r>
          </m:e>
          <m:sub>
            <m:r>
              <w:rPr>
                <w:rStyle w:val="mord"/>
                <w:rFonts w:ascii="Cambria Math" w:hAnsi="Cambria Math" w:cs="Times New Roman"/>
              </w:rPr>
              <m:t>XYZ</m:t>
            </m:r>
          </m:sub>
          <m:sup>
            <m:r>
              <w:rPr>
                <w:rStyle w:val="mord"/>
                <w:rFonts w:ascii="Cambria Math" w:hAnsi="Cambria Math" w:cs="Times New Roman"/>
              </w:rPr>
              <m:t>G</m:t>
            </m:r>
          </m:sup>
        </m:sSubSup>
        <m:r>
          <w:rPr>
            <w:rStyle w:val="mord"/>
            <w:rFonts w:ascii="Cambria Math" w:hAnsi="Cambria Math" w:cs="Times New Roman"/>
          </w:rPr>
          <m:t>=</m:t>
        </m:r>
        <m:sSub>
          <m:sSubPr>
            <m:ctrlPr>
              <w:ins w:id="98" w:author="Wang, Guoquan" w:date="2026-04-02T12:36:00Z" w16du:dateUtc="2026-04-02T17:36:00Z">
                <w:rPr>
                  <w:rStyle w:val="mord"/>
                  <w:rFonts w:ascii="Cambria Math" w:hAnsi="Cambria Math" w:cs="Times New Roman"/>
                  <w:i/>
                  <w:iCs/>
                </w:rPr>
              </w:ins>
            </m:ctrlPr>
          </m:sSubPr>
          <m:e>
            <m:r>
              <w:rPr>
                <w:rStyle w:val="mord"/>
                <w:rFonts w:ascii="Cambria Math" w:hAnsi="Cambria Math" w:cs="Times New Roman"/>
              </w:rPr>
              <m:t>R</m:t>
            </m:r>
          </m:e>
          <m:sub>
            <m:r>
              <w:rPr>
                <w:rStyle w:val="mord"/>
                <w:rFonts w:ascii="Cambria Math" w:hAnsi="Cambria Math" w:cs="Times New Roman"/>
              </w:rPr>
              <m:t>ENU2XYZ</m:t>
            </m:r>
          </m:sub>
        </m:sSub>
        <m:r>
          <w:rPr>
            <w:rStyle w:val="mord"/>
            <w:rFonts w:ascii="Cambria Math" w:hAnsi="Cambria Math" w:cs="Times New Roman"/>
          </w:rPr>
          <m:t>×</m:t>
        </m:r>
        <m:d>
          <m:dPr>
            <m:begChr m:val="["/>
            <m:endChr m:val="]"/>
            <m:ctrlPr>
              <w:rPr>
                <w:rStyle w:val="mord"/>
                <w:rFonts w:ascii="Cambria Math" w:hAnsi="Cambria Math" w:cs="Times New Roman"/>
                <w:i/>
              </w:rPr>
            </m:ctrlPr>
          </m:dPr>
          <m:e>
            <m:m>
              <m:mPr>
                <m:mcs>
                  <m:mc>
                    <m:mcPr>
                      <m:count m:val="1"/>
                      <m:mcJc m:val="center"/>
                    </m:mcPr>
                  </m:mc>
                </m:mcs>
                <m:ctrlPr>
                  <w:rPr>
                    <w:rStyle w:val="mord"/>
                    <w:rFonts w:ascii="Cambria Math" w:hAnsi="Cambria Math" w:cs="Times New Roman"/>
                    <w:i/>
                    <w:iCs/>
                  </w:rPr>
                </m:ctrlPr>
              </m:mPr>
              <m:mr>
                <m:e>
                  <m:r>
                    <w:rPr>
                      <w:rStyle w:val="mord"/>
                      <w:rFonts w:ascii="Cambria Math" w:hAnsi="Cambria Math" w:cs="Times New Roman"/>
                    </w:rPr>
                    <m:t>E</m:t>
                  </m:r>
                </m:e>
              </m:mr>
              <m:mr>
                <m:e>
                  <m:r>
                    <w:rPr>
                      <w:rStyle w:val="mord"/>
                      <w:rFonts w:ascii="Cambria Math" w:hAnsi="Cambria Math" w:cs="Times New Roman"/>
                    </w:rPr>
                    <m:t>N</m:t>
                  </m:r>
                </m:e>
              </m:mr>
              <m:mr>
                <m:e>
                  <m:r>
                    <w:rPr>
                      <w:rStyle w:val="mord"/>
                      <w:rFonts w:ascii="Cambria Math" w:hAnsi="Cambria Math" w:cs="Times New Roman"/>
                    </w:rPr>
                    <m:t>U</m:t>
                  </m:r>
                </m:e>
              </m:mr>
            </m:m>
          </m:e>
        </m:d>
      </m:oMath>
      <w:r w:rsidRPr="008D5A6C">
        <w:rPr>
          <w:rStyle w:val="mord"/>
          <w:rFonts w:ascii="Times New Roman" w:hAnsi="Times New Roman" w:cs="Times New Roman"/>
        </w:rPr>
        <w:t xml:space="preserve">           (6)</w:t>
      </w:r>
    </w:p>
    <w:p w14:paraId="4041BF55" w14:textId="77777777" w:rsidR="00B96CEC" w:rsidRPr="008D5A6C" w:rsidRDefault="00B96CEC" w:rsidP="001C47D7">
      <w:pPr>
        <w:spacing w:before="240" w:line="360" w:lineRule="auto"/>
        <w:rPr>
          <w:rFonts w:ascii="Times New Roman" w:hAnsi="Times New Roman" w:cs="Times New Roman"/>
          <w:iCs/>
        </w:rPr>
      </w:pPr>
      <m:oMath>
        <m:r>
          <m:rPr>
            <m:sty m:val="p"/>
          </m:rPr>
          <w:rPr>
            <w:rStyle w:val="mord"/>
            <w:rFonts w:ascii="Cambria Math" w:hAnsi="Cambria Math" w:cs="Times New Roman"/>
          </w:rPr>
          <m:t>Δ</m:t>
        </m:r>
        <m:sSubSup>
          <m:sSubSupPr>
            <m:ctrlPr>
              <w:ins w:id="99" w:author="Wang, Guoquan" w:date="2026-04-02T12:36:00Z" w16du:dateUtc="2026-04-02T17:36:00Z">
                <w:rPr>
                  <w:rStyle w:val="mord"/>
                  <w:rFonts w:ascii="Cambria Math" w:hAnsi="Cambria Math" w:cs="Times New Roman"/>
                  <w:i/>
                  <w:iCs/>
                </w:rPr>
              </w:ins>
            </m:ctrlPr>
          </m:sSubSupPr>
          <m:e>
            <m:r>
              <w:rPr>
                <w:rStyle w:val="mord"/>
                <w:rFonts w:ascii="Cambria Math" w:hAnsi="Cambria Math" w:cs="Times New Roman"/>
              </w:rPr>
              <m:t>r</m:t>
            </m:r>
          </m:e>
          <m:sub>
            <m:r>
              <w:rPr>
                <w:rStyle w:val="mord"/>
                <w:rFonts w:ascii="Cambria Math" w:hAnsi="Cambria Math" w:cs="Times New Roman"/>
              </w:rPr>
              <m:t>XYZ</m:t>
            </m:r>
          </m:sub>
          <m:sup>
            <m:r>
              <w:rPr>
                <w:rStyle w:val="mord"/>
                <w:rFonts w:ascii="Cambria Math" w:hAnsi="Cambria Math" w:cs="Times New Roman"/>
              </w:rPr>
              <m:t>G</m:t>
            </m:r>
          </m:sup>
        </m:sSubSup>
      </m:oMath>
      <w:r w:rsidRPr="008D5A6C">
        <w:rPr>
          <w:rStyle w:val="mord"/>
          <w:rFonts w:ascii="Times New Roman" w:hAnsi="Times New Roman" w:cs="Times New Roman"/>
          <w:iCs/>
        </w:rPr>
        <w:t xml:space="preserve"> represent a 3-dimensional (3D) displacement vector in the ECEF-XYZ coordinate system, i.e., its components are (</w:t>
      </w:r>
      <w:r w:rsidRPr="008D5A6C">
        <w:rPr>
          <w:rFonts w:ascii="Times New Roman" w:hAnsi="Times New Roman" w:cs="Times New Roman"/>
          <w:iCs/>
        </w:rPr>
        <w:t>ΔX, ΔY, ΔZ).</w:t>
      </w:r>
      <w:r w:rsidRPr="008D5A6C">
        <w:rPr>
          <w:rStyle w:val="mord"/>
          <w:rFonts w:ascii="Times New Roman" w:hAnsi="Times New Roman" w:cs="Times New Roman"/>
          <w:iCs/>
        </w:rPr>
        <w:t xml:space="preserve"> </w:t>
      </w:r>
      <m:oMath>
        <m:sSub>
          <m:sSubPr>
            <m:ctrlPr>
              <w:ins w:id="100" w:author="Wang, Guoquan" w:date="2026-04-02T12:36:00Z" w16du:dateUtc="2026-04-02T17:36:00Z">
                <w:rPr>
                  <w:rFonts w:ascii="Cambria Math" w:hAnsi="Cambria Math" w:cs="Times New Roman"/>
                  <w:i/>
                </w:rPr>
              </w:ins>
            </m:ctrlPr>
          </m:sSubPr>
          <m:e>
            <m:r>
              <w:rPr>
                <w:rFonts w:ascii="Cambria Math" w:hAnsi="Cambria Math" w:cs="Times New Roman"/>
              </w:rPr>
              <m:t>R</m:t>
            </m:r>
          </m:e>
          <m:sub>
            <m:r>
              <w:rPr>
                <w:rFonts w:ascii="Cambria Math" w:hAnsi="Cambria Math" w:cs="Times New Roman"/>
              </w:rPr>
              <m:t>ENU2XYZ</m:t>
            </m:r>
          </m:sub>
        </m:sSub>
      </m:oMath>
      <w:r w:rsidRPr="008D5A6C">
        <w:rPr>
          <w:rFonts w:ascii="Times New Roman" w:hAnsi="Times New Roman" w:cs="Times New Roman"/>
        </w:rPr>
        <w:t xml:space="preserve"> </w:t>
      </w:r>
      <w:r w:rsidRPr="008D5A6C">
        <w:rPr>
          <w:rStyle w:val="mord"/>
          <w:rFonts w:ascii="Times New Roman" w:hAnsi="Times New Roman" w:cs="Times New Roman"/>
          <w:iCs/>
        </w:rPr>
        <w:t xml:space="preserve">represents </w:t>
      </w:r>
      <w:r w:rsidRPr="008D5A6C">
        <w:rPr>
          <w:rFonts w:ascii="Times New Roman" w:hAnsi="Times New Roman" w:cs="Times New Roman"/>
        </w:rPr>
        <w:t>a 3×3 rotation matrix that transforms a local ENU vector into the XYZ coordinate system at the station’s reference point (</w:t>
      </w:r>
      <m:oMath>
        <m:sSub>
          <m:sSubPr>
            <m:ctrlPr>
              <w:ins w:id="101" w:author="Wang, Guoquan" w:date="2026-04-02T12:36:00Z" w16du:dateUtc="2026-04-02T17:36:00Z">
                <w:rPr>
                  <w:rFonts w:ascii="Cambria Math" w:hAnsi="Cambria Math" w:cs="Times New Roman"/>
                  <w:i/>
                </w:rPr>
              </w:ins>
            </m:ctrlPr>
          </m:sSubPr>
          <m:e>
            <m:r>
              <w:rPr>
                <w:rFonts w:ascii="Cambria Math" w:hAnsi="Cambria Math" w:cs="Times New Roman"/>
              </w:rPr>
              <m:t>X</m:t>
            </m:r>
          </m:e>
          <m:sub>
            <m:r>
              <w:rPr>
                <w:rFonts w:ascii="Cambria Math" w:hAnsi="Cambria Math" w:cs="Times New Roman"/>
              </w:rPr>
              <m:t>0</m:t>
            </m:r>
          </m:sub>
        </m:sSub>
        <m:r>
          <w:rPr>
            <w:rFonts w:ascii="Cambria Math" w:hAnsi="Cambria Math" w:cs="Times New Roman"/>
          </w:rPr>
          <m:t xml:space="preserve">, </m:t>
        </m:r>
        <m:sSub>
          <m:sSubPr>
            <m:ctrlPr>
              <w:ins w:id="102" w:author="Wang, Guoquan" w:date="2026-04-02T12:36:00Z" w16du:dateUtc="2026-04-02T17:36:00Z">
                <w:rPr>
                  <w:rFonts w:ascii="Cambria Math" w:hAnsi="Cambria Math" w:cs="Times New Roman"/>
                  <w:i/>
                </w:rPr>
              </w:ins>
            </m:ctrlPr>
          </m:sSubPr>
          <m:e>
            <m:r>
              <w:rPr>
                <w:rFonts w:ascii="Cambria Math" w:hAnsi="Cambria Math" w:cs="Times New Roman"/>
              </w:rPr>
              <m:t>Y</m:t>
            </m:r>
          </m:e>
          <m:sub>
            <m:r>
              <w:rPr>
                <w:rFonts w:ascii="Cambria Math" w:hAnsi="Cambria Math" w:cs="Times New Roman"/>
              </w:rPr>
              <m:t>0</m:t>
            </m:r>
          </m:sub>
        </m:sSub>
        <m:r>
          <w:rPr>
            <w:rFonts w:ascii="Cambria Math" w:hAnsi="Cambria Math" w:cs="Times New Roman"/>
          </w:rPr>
          <m:t xml:space="preserve">, </m:t>
        </m:r>
        <m:sSub>
          <m:sSubPr>
            <m:ctrlPr>
              <w:ins w:id="103" w:author="Wang, Guoquan" w:date="2026-04-02T12:36:00Z" w16du:dateUtc="2026-04-02T17:36:00Z">
                <w:rPr>
                  <w:rFonts w:ascii="Cambria Math" w:hAnsi="Cambria Math" w:cs="Times New Roman"/>
                  <w:i/>
                </w:rPr>
              </w:ins>
            </m:ctrlPr>
          </m:sSubPr>
          <m:e>
            <m:r>
              <w:rPr>
                <w:rFonts w:ascii="Cambria Math" w:hAnsi="Cambria Math" w:cs="Times New Roman"/>
              </w:rPr>
              <m:t>Z</m:t>
            </m:r>
          </m:e>
          <m:sub>
            <m:r>
              <w:rPr>
                <w:rFonts w:ascii="Cambria Math" w:hAnsi="Cambria Math" w:cs="Times New Roman"/>
              </w:rPr>
              <m:t>0</m:t>
            </m:r>
          </m:sub>
        </m:sSub>
      </m:oMath>
      <w:r w:rsidRPr="008D5A6C">
        <w:rPr>
          <w:rFonts w:ascii="Times New Roman" w:hAnsi="Times New Roman" w:cs="Times New Roman"/>
        </w:rPr>
        <w:t>):</w:t>
      </w:r>
    </w:p>
    <w:p w14:paraId="3555E736" w14:textId="77777777" w:rsidR="00B96CEC" w:rsidRPr="008D5A6C" w:rsidRDefault="00000000" w:rsidP="001C47D7">
      <w:pPr>
        <w:spacing w:before="240" w:line="360" w:lineRule="auto"/>
        <w:rPr>
          <w:rFonts w:ascii="Times New Roman" w:hAnsi="Times New Roman" w:cs="Times New Roman"/>
        </w:rPr>
      </w:pPr>
      <m:oMath>
        <m:sSub>
          <m:sSubPr>
            <m:ctrlPr>
              <w:ins w:id="104" w:author="Wang, Guoquan" w:date="2026-04-02T12:36:00Z" w16du:dateUtc="2026-04-02T17:36:00Z">
                <w:rPr>
                  <w:rFonts w:ascii="Cambria Math" w:hAnsi="Cambria Math" w:cs="Times New Roman"/>
                  <w:i/>
                </w:rPr>
              </w:ins>
            </m:ctrlPr>
          </m:sSubPr>
          <m:e>
            <m:r>
              <w:rPr>
                <w:rFonts w:ascii="Cambria Math" w:hAnsi="Cambria Math" w:cs="Times New Roman"/>
              </w:rPr>
              <m:t>R</m:t>
            </m:r>
          </m:e>
          <m:sub>
            <m:r>
              <w:rPr>
                <w:rFonts w:ascii="Cambria Math" w:hAnsi="Cambria Math" w:cs="Times New Roman"/>
              </w:rPr>
              <m:t>ENU2XYZ</m:t>
            </m:r>
          </m:sub>
        </m:sSub>
        <m:r>
          <w:rPr>
            <w:rFonts w:ascii="Cambria Math" w:hAnsi="Cambria Math" w:cs="Times New Roman"/>
          </w:rPr>
          <m:t>=</m:t>
        </m:r>
        <m:d>
          <m:dPr>
            <m:begChr m:val="["/>
            <m:endChr m:val="]"/>
            <m:ctrlPr>
              <w:rPr>
                <w:rFonts w:ascii="Cambria Math" w:hAnsi="Cambria Math" w:cs="Times New Roman"/>
                <w:i/>
              </w:rPr>
            </m:ctrlPr>
          </m:dPr>
          <m:e>
            <m:m>
              <m:mPr>
                <m:mcs>
                  <m:mc>
                    <m:mcPr>
                      <m:count m:val="3"/>
                      <m:mcJc m:val="center"/>
                    </m:mcPr>
                  </m:mc>
                </m:mcs>
                <m:ctrlPr>
                  <w:rPr>
                    <w:rFonts w:ascii="Cambria Math" w:hAnsi="Cambria Math" w:cs="Times New Roman"/>
                    <w:i/>
                  </w:rPr>
                </m:ctrlPr>
              </m:mPr>
              <m:mr>
                <m:e>
                  <m:r>
                    <w:rPr>
                      <w:rFonts w:ascii="Cambria Math" w:hAnsi="Cambria Math" w:cs="Times New Roman"/>
                    </w:rPr>
                    <m:t>-sinλ</m:t>
                  </m:r>
                </m:e>
                <m:e>
                  <m:r>
                    <w:rPr>
                      <w:rFonts w:ascii="Cambria Math" w:hAnsi="Cambria Math" w:cs="Times New Roman"/>
                    </w:rPr>
                    <m:t>-sinλcosλ</m:t>
                  </m:r>
                </m:e>
                <m:e>
                  <m:r>
                    <w:rPr>
                      <w:rFonts w:ascii="Cambria Math" w:hAnsi="Cambria Math" w:cs="Times New Roman"/>
                    </w:rPr>
                    <m:t>​cosϕcosλ</m:t>
                  </m:r>
                </m:e>
              </m:mr>
              <m:mr>
                <m:e>
                  <m:r>
                    <w:rPr>
                      <w:rFonts w:ascii="Cambria Math" w:hAnsi="Cambria Math" w:cs="Times New Roman"/>
                    </w:rPr>
                    <m:t>cosλ</m:t>
                  </m:r>
                </m:e>
                <m:e>
                  <m:r>
                    <w:rPr>
                      <w:rFonts w:ascii="Cambria Math" w:hAnsi="Cambria Math" w:cs="Times New Roman"/>
                    </w:rPr>
                    <m:t>-sinϕsinλ</m:t>
                  </m:r>
                </m:e>
                <m:e>
                  <m:r>
                    <w:rPr>
                      <w:rFonts w:ascii="Cambria Math" w:hAnsi="Cambria Math" w:cs="Times New Roman"/>
                    </w:rPr>
                    <m:t>cosϕsinλ</m:t>
                  </m:r>
                </m:e>
              </m:mr>
              <m:mr>
                <m:e>
                  <m:r>
                    <w:rPr>
                      <w:rFonts w:ascii="Cambria Math" w:hAnsi="Cambria Math" w:cs="Times New Roman"/>
                    </w:rPr>
                    <m:t>0</m:t>
                  </m:r>
                </m:e>
                <m:e>
                  <m:r>
                    <w:rPr>
                      <w:rFonts w:ascii="Cambria Math" w:hAnsi="Cambria Math" w:cs="Times New Roman"/>
                    </w:rPr>
                    <m:t>cosϕ</m:t>
                  </m:r>
                </m:e>
                <m:e>
                  <m:r>
                    <w:rPr>
                      <w:rFonts w:ascii="Cambria Math" w:hAnsi="Cambria Math" w:cs="Times New Roman"/>
                    </w:rPr>
                    <m:t>sinϕ</m:t>
                  </m:r>
                </m:e>
              </m:mr>
            </m:m>
          </m:e>
        </m:d>
      </m:oMath>
      <w:r w:rsidR="00B96CEC" w:rsidRPr="008D5A6C">
        <w:rPr>
          <w:rFonts w:ascii="Times New Roman" w:hAnsi="Times New Roman" w:cs="Times New Roman"/>
        </w:rPr>
        <w:t>.                           (7)</w:t>
      </w:r>
    </w:p>
    <w:p w14:paraId="3B93D976" w14:textId="77777777" w:rsidR="00B96CEC" w:rsidRPr="008D5A6C" w:rsidRDefault="00B96CEC" w:rsidP="001C47D7">
      <w:pPr>
        <w:spacing w:before="240" w:line="360" w:lineRule="auto"/>
        <w:rPr>
          <w:rFonts w:ascii="Times New Roman" w:hAnsi="Times New Roman" w:cs="Times New Roman"/>
        </w:rPr>
      </w:pPr>
      <w:r w:rsidRPr="008D5A6C">
        <w:rPr>
          <w:rFonts w:ascii="Times New Roman" w:hAnsi="Times New Roman" w:cs="Times New Roman"/>
        </w:rPr>
        <w:lastRenderedPageBreak/>
        <w:t>Then form absolute ECEF-XYZ coordinates at epoch t:</w:t>
      </w:r>
    </w:p>
    <w:p w14:paraId="320A4B5A" w14:textId="217FF019" w:rsidR="00B96CEC" w:rsidRPr="008D5A6C" w:rsidRDefault="00000000" w:rsidP="001C47D7">
      <w:pPr>
        <w:spacing w:before="240" w:line="360" w:lineRule="auto"/>
        <w:rPr>
          <w:rStyle w:val="mord"/>
          <w:rFonts w:ascii="Times New Roman" w:hAnsi="Times New Roman" w:cs="Times New Roman"/>
          <w:iCs/>
        </w:rPr>
      </w:pP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G</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sSub>
          <m:sSubPr>
            <m:ctrlPr>
              <w:ins w:id="105" w:author="Wang, Guoquan" w:date="2026-04-02T12:36:00Z" w16du:dateUtc="2026-04-02T17:36:00Z">
                <w:rPr>
                  <w:rFonts w:ascii="Cambria Math" w:hAnsi="Cambria Math" w:cs="Times New Roman"/>
                  <w:i/>
                </w:rPr>
              </w:ins>
            </m:ctrlPr>
          </m:sSubPr>
          <m:e>
            <m:r>
              <w:rPr>
                <w:rFonts w:ascii="Cambria Math" w:hAnsi="Cambria Math" w:cs="Times New Roman"/>
              </w:rPr>
              <m:t>P</m:t>
            </m:r>
          </m:e>
          <m:sub>
            <m:r>
              <w:rPr>
                <w:rFonts w:ascii="Cambria Math" w:hAnsi="Cambria Math" w:cs="Times New Roman"/>
              </w:rPr>
              <m:t>0</m:t>
            </m:r>
          </m:sub>
        </m:sSub>
        <m:r>
          <w:rPr>
            <w:rFonts w:ascii="Cambria Math" w:hAnsi="Cambria Math" w:cs="Times New Roman"/>
          </w:rPr>
          <m:t>+</m:t>
        </m:r>
        <m:r>
          <m:rPr>
            <m:sty m:val="p"/>
          </m:rPr>
          <w:rPr>
            <w:rStyle w:val="mord"/>
            <w:rFonts w:ascii="Cambria Math" w:hAnsi="Cambria Math" w:cs="Times New Roman"/>
          </w:rPr>
          <m:t>Δ</m:t>
        </m:r>
        <m:sSubSup>
          <m:sSubSupPr>
            <m:ctrlPr>
              <w:ins w:id="106" w:author="Wang, Guoquan" w:date="2026-04-02T12:36:00Z" w16du:dateUtc="2026-04-02T17:36:00Z">
                <w:rPr>
                  <w:rStyle w:val="mord"/>
                  <w:rFonts w:ascii="Cambria Math" w:hAnsi="Cambria Math" w:cs="Times New Roman"/>
                  <w:i/>
                  <w:iCs/>
                </w:rPr>
              </w:ins>
            </m:ctrlPr>
          </m:sSubSupPr>
          <m:e>
            <m:r>
              <w:rPr>
                <w:rStyle w:val="mord"/>
                <w:rFonts w:ascii="Cambria Math" w:hAnsi="Cambria Math" w:cs="Times New Roman"/>
              </w:rPr>
              <m:t>r</m:t>
            </m:r>
          </m:e>
          <m:sub>
            <m:r>
              <w:rPr>
                <w:rStyle w:val="mord"/>
                <w:rFonts w:ascii="Cambria Math" w:hAnsi="Cambria Math" w:cs="Times New Roman"/>
              </w:rPr>
              <m:t>XYZ</m:t>
            </m:r>
          </m:sub>
          <m:sup>
            <m:r>
              <w:rPr>
                <w:rStyle w:val="mord"/>
                <w:rFonts w:ascii="Cambria Math" w:hAnsi="Cambria Math" w:cs="Times New Roman"/>
              </w:rPr>
              <m:t>G</m:t>
            </m:r>
          </m:sup>
        </m:sSubSup>
        <m:r>
          <w:rPr>
            <w:rStyle w:val="mord"/>
            <w:rFonts w:ascii="Cambria Math" w:hAnsi="Cambria Math" w:cs="Times New Roman"/>
          </w:rPr>
          <m:t>(t)</m:t>
        </m:r>
      </m:oMath>
      <w:r w:rsidR="00B96CEC" w:rsidRPr="008D5A6C">
        <w:rPr>
          <w:rStyle w:val="mord"/>
          <w:rFonts w:ascii="Times New Roman" w:hAnsi="Times New Roman" w:cs="Times New Roman"/>
        </w:rPr>
        <w:t>……</w:t>
      </w:r>
      <w:r w:rsidR="001363F4">
        <w:rPr>
          <w:rStyle w:val="mord"/>
          <w:rFonts w:ascii="Times New Roman" w:hAnsi="Times New Roman" w:cs="Times New Roman"/>
        </w:rPr>
        <w:t xml:space="preserve">   </w:t>
      </w:r>
      <w:r w:rsidR="00B96CEC" w:rsidRPr="008D5A6C">
        <w:rPr>
          <w:rStyle w:val="mord"/>
          <w:rFonts w:ascii="Times New Roman" w:hAnsi="Times New Roman" w:cs="Times New Roman"/>
        </w:rPr>
        <w:t>(8)</w:t>
      </w:r>
    </w:p>
    <w:p w14:paraId="4FF97A1C" w14:textId="77777777" w:rsidR="00B96CEC" w:rsidRPr="008D5A6C" w:rsidRDefault="00B96CEC" w:rsidP="001C47D7">
      <w:pPr>
        <w:spacing w:before="240" w:line="360" w:lineRule="auto"/>
        <w:rPr>
          <w:rStyle w:val="mord"/>
          <w:rFonts w:ascii="Times New Roman" w:hAnsi="Times New Roman" w:cs="Times New Roman"/>
          <w:b/>
          <w:bCs/>
          <w:i/>
        </w:rPr>
      </w:pPr>
      <w:r w:rsidRPr="008D5A6C">
        <w:rPr>
          <w:rStyle w:val="mord"/>
          <w:rFonts w:ascii="Times New Roman" w:hAnsi="Times New Roman" w:cs="Times New Roman"/>
          <w:b/>
          <w:bCs/>
          <w:i/>
        </w:rPr>
        <w:t>Step 3. Transform XYZ from global to regional reference frame</w:t>
      </w:r>
    </w:p>
    <w:p w14:paraId="30CE69C7" w14:textId="77777777" w:rsidR="00B96CEC" w:rsidRPr="008D5A6C" w:rsidRDefault="00B96CEC" w:rsidP="001C47D7">
      <w:pPr>
        <w:spacing w:before="240" w:line="360" w:lineRule="auto"/>
        <w:rPr>
          <w:rFonts w:ascii="Times New Roman" w:hAnsi="Times New Roman" w:cs="Times New Roman"/>
        </w:rPr>
      </w:pPr>
      <w:r w:rsidRPr="008D5A6C">
        <w:rPr>
          <w:rStyle w:val="mord"/>
          <w:rFonts w:ascii="Times New Roman" w:hAnsi="Times New Roman" w:cs="Times New Roman"/>
          <w:iCs/>
        </w:rPr>
        <w:t xml:space="preserve">The ECEF-XYZ coordinates can be transformed </w:t>
      </w:r>
      <w:proofErr w:type="gramStart"/>
      <w:r w:rsidRPr="008D5A6C">
        <w:rPr>
          <w:rStyle w:val="mord"/>
          <w:rFonts w:ascii="Times New Roman" w:hAnsi="Times New Roman" w:cs="Times New Roman"/>
          <w:iCs/>
        </w:rPr>
        <w:t>to</w:t>
      </w:r>
      <w:proofErr w:type="gramEnd"/>
      <w:r w:rsidRPr="008D5A6C">
        <w:rPr>
          <w:rStyle w:val="mord"/>
          <w:rFonts w:ascii="Times New Roman" w:hAnsi="Times New Roman" w:cs="Times New Roman"/>
          <w:iCs/>
        </w:rPr>
        <w:t xml:space="preserve"> regional frame according to Eq. (3), applying the one-set 7-parameters.</w:t>
      </w:r>
    </w:p>
    <w:p w14:paraId="79BCB674" w14:textId="77777777" w:rsidR="00B96CEC" w:rsidRPr="008D5A6C" w:rsidRDefault="00B96CEC" w:rsidP="001C47D7">
      <w:pPr>
        <w:spacing w:before="240" w:line="360" w:lineRule="auto"/>
        <w:rPr>
          <w:rFonts w:ascii="Times New Roman" w:hAnsi="Times New Roman" w:cs="Times New Roman"/>
          <w:b/>
          <w:bCs/>
          <w:i/>
          <w:iCs/>
        </w:rPr>
      </w:pPr>
      <w:r w:rsidRPr="008D5A6C">
        <w:rPr>
          <w:rFonts w:ascii="Times New Roman" w:hAnsi="Times New Roman" w:cs="Times New Roman"/>
          <w:b/>
          <w:bCs/>
          <w:i/>
          <w:iCs/>
        </w:rPr>
        <w:t>Step 4. Convert XYZ to ENU within the regional reference frame</w:t>
      </w:r>
    </w:p>
    <w:p w14:paraId="57B08510" w14:textId="77777777" w:rsidR="00B96CEC" w:rsidRPr="008D5A6C" w:rsidRDefault="00B96CEC" w:rsidP="001C47D7">
      <w:pPr>
        <w:spacing w:before="240" w:line="360" w:lineRule="auto"/>
        <w:rPr>
          <w:rFonts w:ascii="Times New Roman" w:hAnsi="Times New Roman" w:cs="Times New Roman"/>
        </w:rPr>
      </w:pPr>
      <w:r w:rsidRPr="008D5A6C">
        <w:rPr>
          <w:rFonts w:ascii="Times New Roman" w:hAnsi="Times New Roman" w:cs="Times New Roman"/>
        </w:rPr>
        <w:t>Subtract the original reference point (</w:t>
      </w:r>
      <m:oMath>
        <m:sSub>
          <m:sSubPr>
            <m:ctrlPr>
              <w:ins w:id="107" w:author="Wang, Guoquan" w:date="2026-04-02T12:36:00Z" w16du:dateUtc="2026-04-02T17:36:00Z">
                <w:rPr>
                  <w:rFonts w:ascii="Cambria Math" w:hAnsi="Cambria Math" w:cs="Times New Roman"/>
                  <w:i/>
                </w:rPr>
              </w:ins>
            </m:ctrlPr>
          </m:sSubPr>
          <m:e>
            <m:r>
              <w:rPr>
                <w:rFonts w:ascii="Cambria Math" w:hAnsi="Cambria Math" w:cs="Times New Roman"/>
              </w:rPr>
              <m:t>X</m:t>
            </m:r>
          </m:e>
          <m:sub>
            <m:r>
              <w:rPr>
                <w:rFonts w:ascii="Cambria Math" w:hAnsi="Cambria Math" w:cs="Times New Roman"/>
              </w:rPr>
              <m:t>0</m:t>
            </m:r>
          </m:sub>
        </m:sSub>
        <m:r>
          <w:rPr>
            <w:rFonts w:ascii="Cambria Math" w:hAnsi="Cambria Math" w:cs="Times New Roman"/>
          </w:rPr>
          <m:t xml:space="preserve">, </m:t>
        </m:r>
        <m:sSub>
          <m:sSubPr>
            <m:ctrlPr>
              <w:ins w:id="108" w:author="Wang, Guoquan" w:date="2026-04-02T12:36:00Z" w16du:dateUtc="2026-04-02T17:36:00Z">
                <w:rPr>
                  <w:rFonts w:ascii="Cambria Math" w:hAnsi="Cambria Math" w:cs="Times New Roman"/>
                  <w:i/>
                </w:rPr>
              </w:ins>
            </m:ctrlPr>
          </m:sSubPr>
          <m:e>
            <m:r>
              <w:rPr>
                <w:rFonts w:ascii="Cambria Math" w:hAnsi="Cambria Math" w:cs="Times New Roman"/>
              </w:rPr>
              <m:t>Y</m:t>
            </m:r>
          </m:e>
          <m:sub>
            <m:r>
              <w:rPr>
                <w:rFonts w:ascii="Cambria Math" w:hAnsi="Cambria Math" w:cs="Times New Roman"/>
              </w:rPr>
              <m:t>0</m:t>
            </m:r>
          </m:sub>
        </m:sSub>
        <m:r>
          <w:rPr>
            <w:rFonts w:ascii="Cambria Math" w:hAnsi="Cambria Math" w:cs="Times New Roman"/>
          </w:rPr>
          <m:t xml:space="preserve">, </m:t>
        </m:r>
        <m:sSub>
          <m:sSubPr>
            <m:ctrlPr>
              <w:ins w:id="109" w:author="Wang, Guoquan" w:date="2026-04-02T12:36:00Z" w16du:dateUtc="2026-04-02T17:36:00Z">
                <w:rPr>
                  <w:rFonts w:ascii="Cambria Math" w:hAnsi="Cambria Math" w:cs="Times New Roman"/>
                  <w:i/>
                </w:rPr>
              </w:ins>
            </m:ctrlPr>
          </m:sSubPr>
          <m:e>
            <m:r>
              <w:rPr>
                <w:rFonts w:ascii="Cambria Math" w:hAnsi="Cambria Math" w:cs="Times New Roman"/>
              </w:rPr>
              <m:t>Z</m:t>
            </m:r>
          </m:e>
          <m:sub>
            <m:r>
              <w:rPr>
                <w:rFonts w:ascii="Cambria Math" w:hAnsi="Cambria Math" w:cs="Times New Roman"/>
              </w:rPr>
              <m:t>0</m:t>
            </m:r>
          </m:sub>
        </m:sSub>
      </m:oMath>
      <w:r w:rsidRPr="008D5A6C">
        <w:rPr>
          <w:rFonts w:ascii="Times New Roman" w:hAnsi="Times New Roman" w:cs="Times New Roman"/>
        </w:rPr>
        <w:t>) to get the displacements in XYZ coordinates:</w:t>
      </w:r>
    </w:p>
    <w:p w14:paraId="29ED99A5" w14:textId="77777777" w:rsidR="00B96CEC" w:rsidRPr="008D5A6C" w:rsidRDefault="00B96CEC" w:rsidP="001C47D7">
      <w:pPr>
        <w:spacing w:before="240" w:line="360" w:lineRule="auto"/>
        <w:rPr>
          <w:rFonts w:ascii="Times New Roman" w:hAnsi="Times New Roman" w:cs="Times New Roman"/>
        </w:rPr>
      </w:pPr>
      <m:oMath>
        <m:r>
          <w:rPr>
            <w:rFonts w:ascii="Cambria Math" w:hAnsi="Cambria Math" w:cs="Times New Roman"/>
          </w:rPr>
          <m:t>Δ</m:t>
        </m:r>
        <m:sSubSup>
          <m:sSubSupPr>
            <m:ctrlPr>
              <w:ins w:id="110" w:author="Wang, Guoquan" w:date="2026-04-02T12:36:00Z" w16du:dateUtc="2026-04-02T17:36:00Z">
                <w:rPr>
                  <w:rFonts w:ascii="Cambria Math" w:hAnsi="Cambria Math" w:cs="Times New Roman"/>
                  <w:i/>
                </w:rPr>
              </w:ins>
            </m:ctrlPr>
          </m:sSubSupPr>
          <m:e>
            <m:r>
              <w:rPr>
                <w:rFonts w:ascii="Cambria Math" w:hAnsi="Cambria Math" w:cs="Times New Roman"/>
              </w:rPr>
              <m:t>r</m:t>
            </m:r>
          </m:e>
          <m:sub>
            <m:r>
              <w:rPr>
                <w:rFonts w:ascii="Cambria Math" w:hAnsi="Cambria Math" w:cs="Times New Roman"/>
              </w:rPr>
              <m:t>XYZ</m:t>
            </m:r>
          </m:sub>
          <m:sup>
            <m:r>
              <w:rPr>
                <w:rFonts w:ascii="Cambria Math" w:hAnsi="Cambria Math" w:cs="Times New Roman"/>
              </w:rPr>
              <m:t>R</m:t>
            </m:r>
          </m:sup>
        </m:sSubSup>
        <m:r>
          <w:rPr>
            <w:rFonts w:ascii="Cambria Math" w:hAnsi="Cambria Math" w:cs="Times New Roman"/>
          </w:rPr>
          <m:t>=(</m:t>
        </m:r>
        <m:sSub>
          <m:sSubPr>
            <m:ctrlPr>
              <w:ins w:id="111" w:author="Wang, Guoquan" w:date="2026-04-02T12:36:00Z" w16du:dateUtc="2026-04-02T17:36:00Z">
                <w:rPr>
                  <w:rFonts w:ascii="Cambria Math" w:hAnsi="Cambria Math" w:cs="Times New Roman"/>
                  <w:i/>
                </w:rPr>
              </w:ins>
            </m:ctrlPr>
          </m:sSubPr>
          <m:e>
            <m:r>
              <w:rPr>
                <w:rFonts w:ascii="Cambria Math" w:hAnsi="Cambria Math" w:cs="Times New Roman"/>
              </w:rPr>
              <m:t>X</m:t>
            </m:r>
          </m:e>
          <m:sub>
            <m:r>
              <w:rPr>
                <w:rFonts w:ascii="Cambria Math" w:hAnsi="Cambria Math" w:cs="Times New Roman"/>
              </w:rPr>
              <m:t>R</m:t>
            </m:r>
          </m:sub>
        </m:sSub>
        <m:r>
          <w:rPr>
            <w:rFonts w:ascii="Cambria Math" w:hAnsi="Cambria Math" w:cs="Times New Roman"/>
          </w:rPr>
          <m:t>-</m:t>
        </m:r>
        <m:sSub>
          <m:sSubPr>
            <m:ctrlPr>
              <w:ins w:id="112" w:author="Wang, Guoquan" w:date="2026-04-02T12:36:00Z" w16du:dateUtc="2026-04-02T17:36:00Z">
                <w:rPr>
                  <w:rFonts w:ascii="Cambria Math" w:hAnsi="Cambria Math" w:cs="Times New Roman"/>
                  <w:i/>
                </w:rPr>
              </w:ins>
            </m:ctrlPr>
          </m:sSubPr>
          <m:e>
            <m:r>
              <w:rPr>
                <w:rFonts w:ascii="Cambria Math" w:hAnsi="Cambria Math" w:cs="Times New Roman"/>
              </w:rPr>
              <m:t>X</m:t>
            </m:r>
          </m:e>
          <m:sub>
            <m:r>
              <w:rPr>
                <w:rFonts w:ascii="Cambria Math" w:hAnsi="Cambria Math" w:cs="Times New Roman"/>
              </w:rPr>
              <m:t>0</m:t>
            </m:r>
          </m:sub>
        </m:sSub>
        <m:r>
          <w:rPr>
            <w:rFonts w:ascii="Cambria Math" w:hAnsi="Cambria Math" w:cs="Times New Roman"/>
          </w:rPr>
          <m:t xml:space="preserve">, </m:t>
        </m:r>
        <m:sSub>
          <m:sSubPr>
            <m:ctrlPr>
              <w:ins w:id="113" w:author="Wang, Guoquan" w:date="2026-04-02T12:36:00Z" w16du:dateUtc="2026-04-02T17:36:00Z">
                <w:rPr>
                  <w:rFonts w:ascii="Cambria Math" w:hAnsi="Cambria Math" w:cs="Times New Roman"/>
                  <w:i/>
                </w:rPr>
              </w:ins>
            </m:ctrlPr>
          </m:sSubPr>
          <m:e>
            <m:r>
              <w:rPr>
                <w:rFonts w:ascii="Cambria Math" w:hAnsi="Cambria Math" w:cs="Times New Roman"/>
              </w:rPr>
              <m:t>Y</m:t>
            </m:r>
          </m:e>
          <m:sub>
            <m:r>
              <w:rPr>
                <w:rFonts w:ascii="Cambria Math" w:hAnsi="Cambria Math" w:cs="Times New Roman"/>
              </w:rPr>
              <m:t>R</m:t>
            </m:r>
          </m:sub>
        </m:sSub>
        <m:r>
          <w:rPr>
            <w:rFonts w:ascii="Cambria Math" w:hAnsi="Cambria Math" w:cs="Times New Roman"/>
          </w:rPr>
          <m:t>-</m:t>
        </m:r>
        <m:sSub>
          <m:sSubPr>
            <m:ctrlPr>
              <w:ins w:id="114" w:author="Wang, Guoquan" w:date="2026-04-02T12:36:00Z" w16du:dateUtc="2026-04-02T17:36:00Z">
                <w:rPr>
                  <w:rFonts w:ascii="Cambria Math" w:hAnsi="Cambria Math" w:cs="Times New Roman"/>
                  <w:i/>
                </w:rPr>
              </w:ins>
            </m:ctrlPr>
          </m:sSubPr>
          <m:e>
            <m:r>
              <w:rPr>
                <w:rFonts w:ascii="Cambria Math" w:hAnsi="Cambria Math" w:cs="Times New Roman"/>
              </w:rPr>
              <m:t>Y</m:t>
            </m:r>
          </m:e>
          <m:sub>
            <m:r>
              <w:rPr>
                <w:rFonts w:ascii="Cambria Math" w:hAnsi="Cambria Math" w:cs="Times New Roman"/>
              </w:rPr>
              <m:t>0</m:t>
            </m:r>
          </m:sub>
        </m:sSub>
        <m:r>
          <w:rPr>
            <w:rFonts w:ascii="Cambria Math" w:hAnsi="Cambria Math" w:cs="Times New Roman"/>
          </w:rPr>
          <m:t xml:space="preserve">, </m:t>
        </m:r>
        <m:sSub>
          <m:sSubPr>
            <m:ctrlPr>
              <w:ins w:id="115" w:author="Wang, Guoquan" w:date="2026-04-02T12:36:00Z" w16du:dateUtc="2026-04-02T17:36:00Z">
                <w:rPr>
                  <w:rFonts w:ascii="Cambria Math" w:hAnsi="Cambria Math" w:cs="Times New Roman"/>
                  <w:i/>
                </w:rPr>
              </w:ins>
            </m:ctrlPr>
          </m:sSubPr>
          <m:e>
            <m:r>
              <w:rPr>
                <w:rFonts w:ascii="Cambria Math" w:hAnsi="Cambria Math" w:cs="Times New Roman"/>
              </w:rPr>
              <m:t>Z</m:t>
            </m:r>
          </m:e>
          <m:sub>
            <m:r>
              <w:rPr>
                <w:rFonts w:ascii="Cambria Math" w:hAnsi="Cambria Math" w:cs="Times New Roman"/>
              </w:rPr>
              <m:t>R</m:t>
            </m:r>
          </m:sub>
        </m:sSub>
        <m:r>
          <w:rPr>
            <w:rFonts w:ascii="Cambria Math" w:hAnsi="Cambria Math" w:cs="Times New Roman"/>
          </w:rPr>
          <m:t>-</m:t>
        </m:r>
        <m:sSub>
          <m:sSubPr>
            <m:ctrlPr>
              <w:ins w:id="116" w:author="Wang, Guoquan" w:date="2026-04-02T12:36:00Z" w16du:dateUtc="2026-04-02T17:36:00Z">
                <w:rPr>
                  <w:rFonts w:ascii="Cambria Math" w:hAnsi="Cambria Math" w:cs="Times New Roman"/>
                  <w:i/>
                </w:rPr>
              </w:ins>
            </m:ctrlPr>
          </m:sSubPr>
          <m:e>
            <m:r>
              <w:rPr>
                <w:rFonts w:ascii="Cambria Math" w:hAnsi="Cambria Math" w:cs="Times New Roman"/>
              </w:rPr>
              <m:t>Z</m:t>
            </m:r>
          </m:e>
          <m:sub>
            <m:r>
              <w:rPr>
                <w:rFonts w:ascii="Cambria Math" w:hAnsi="Cambria Math" w:cs="Times New Roman"/>
              </w:rPr>
              <m:t>0</m:t>
            </m:r>
          </m:sub>
        </m:sSub>
        <m:r>
          <w:rPr>
            <w:rFonts w:ascii="Cambria Math" w:hAnsi="Cambria Math" w:cs="Times New Roman"/>
          </w:rPr>
          <m:t xml:space="preserve">) </m:t>
        </m:r>
      </m:oMath>
      <w:r w:rsidRPr="008D5A6C">
        <w:rPr>
          <w:rFonts w:ascii="Times New Roman" w:hAnsi="Times New Roman" w:cs="Times New Roman"/>
        </w:rPr>
        <w:t xml:space="preserve">                  (9)</w:t>
      </w:r>
    </w:p>
    <w:p w14:paraId="1B2C18D3" w14:textId="77777777" w:rsidR="00B96CEC" w:rsidRPr="008D5A6C" w:rsidRDefault="00B96CEC" w:rsidP="001C47D7">
      <w:pPr>
        <w:spacing w:before="240" w:line="360" w:lineRule="auto"/>
        <w:rPr>
          <w:rFonts w:ascii="Times New Roman" w:hAnsi="Times New Roman" w:cs="Times New Roman"/>
        </w:rPr>
      </w:pPr>
      <w:r w:rsidRPr="008D5A6C">
        <w:rPr>
          <w:rFonts w:ascii="Times New Roman" w:hAnsi="Times New Roman" w:cs="Times New Roman"/>
        </w:rPr>
        <w:t>Rotate these displacements back into the ENU frame:</w:t>
      </w:r>
    </w:p>
    <w:p w14:paraId="05C10DE1" w14:textId="4AE6B56C" w:rsidR="00B96CEC" w:rsidRPr="008D5A6C" w:rsidRDefault="00000000" w:rsidP="001C47D7">
      <w:pPr>
        <w:spacing w:before="240" w:line="360" w:lineRule="auto"/>
        <w:rPr>
          <w:rFonts w:ascii="Times New Roman" w:hAnsi="Times New Roman" w:cs="Times New Roman"/>
        </w:rPr>
      </w:pPr>
      <m:oMath>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R</m:t>
                      </m:r>
                    </m:sub>
                  </m:sSub>
                </m:e>
              </m:mr>
              <m:mr>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R</m:t>
                      </m:r>
                    </m:sub>
                  </m:sSub>
                </m:e>
              </m:mr>
              <m:m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m:t>
                      </m:r>
                    </m:sub>
                  </m:sSub>
                </m:e>
              </m:mr>
            </m:m>
          </m:e>
        </m:d>
        <m:r>
          <w:rPr>
            <w:rFonts w:ascii="Cambria Math" w:hAnsi="Cambria Math" w:cs="Times New Roman"/>
          </w:rPr>
          <m:t>=</m:t>
        </m:r>
        <m:sSubSup>
          <m:sSubSupPr>
            <m:ctrlPr>
              <w:ins w:id="117" w:author="Wang, Guoquan" w:date="2026-04-02T12:36:00Z" w16du:dateUtc="2026-04-02T17:36:00Z">
                <w:rPr>
                  <w:rFonts w:ascii="Cambria Math" w:hAnsi="Cambria Math" w:cs="Times New Roman"/>
                  <w:i/>
                </w:rPr>
              </w:ins>
            </m:ctrlPr>
          </m:sSubSupPr>
          <m:e>
            <m:r>
              <w:rPr>
                <w:rFonts w:ascii="Cambria Math" w:hAnsi="Cambria Math" w:cs="Times New Roman"/>
              </w:rPr>
              <m:t>R</m:t>
            </m:r>
          </m:e>
          <m:sub>
            <m:r>
              <w:rPr>
                <w:rFonts w:ascii="Cambria Math" w:hAnsi="Cambria Math" w:cs="Times New Roman"/>
              </w:rPr>
              <m:t>ENU2XYZ</m:t>
            </m:r>
          </m:sub>
          <m:sup>
            <m:r>
              <w:rPr>
                <w:rFonts w:ascii="Cambria Math" w:hAnsi="Cambria Math" w:cs="Times New Roman"/>
              </w:rPr>
              <m:t>T</m:t>
            </m:r>
          </m:sup>
        </m:sSubSup>
        <m:r>
          <w:rPr>
            <w:rFonts w:ascii="Cambria Math" w:hAnsi="Cambria Math" w:cs="Times New Roman"/>
          </w:rPr>
          <m:t>×Δ</m:t>
        </m:r>
        <m:sSubSup>
          <m:sSubSupPr>
            <m:ctrlPr>
              <w:ins w:id="118" w:author="Wang, Guoquan" w:date="2026-04-02T12:36:00Z" w16du:dateUtc="2026-04-02T17:36:00Z">
                <w:rPr>
                  <w:rFonts w:ascii="Cambria Math" w:hAnsi="Cambria Math" w:cs="Times New Roman"/>
                  <w:i/>
                </w:rPr>
              </w:ins>
            </m:ctrlPr>
          </m:sSubSupPr>
          <m:e>
            <m:r>
              <w:rPr>
                <w:rFonts w:ascii="Cambria Math" w:hAnsi="Cambria Math" w:cs="Times New Roman"/>
              </w:rPr>
              <m:t>r</m:t>
            </m:r>
          </m:e>
          <m:sub>
            <m:r>
              <w:rPr>
                <w:rFonts w:ascii="Cambria Math" w:hAnsi="Cambria Math" w:cs="Times New Roman"/>
              </w:rPr>
              <m:t>XYZ</m:t>
            </m:r>
          </m:sub>
          <m:sup>
            <m:r>
              <w:rPr>
                <w:rFonts w:ascii="Cambria Math" w:hAnsi="Cambria Math" w:cs="Times New Roman"/>
              </w:rPr>
              <m:t>R</m:t>
            </m:r>
          </m:sup>
        </m:sSubSup>
      </m:oMath>
      <w:r w:rsidR="00B96CEC" w:rsidRPr="008D5A6C">
        <w:rPr>
          <w:rFonts w:ascii="Times New Roman" w:hAnsi="Times New Roman" w:cs="Times New Roman"/>
        </w:rPr>
        <w:t xml:space="preserve">                      (10)</w:t>
      </w:r>
    </w:p>
    <w:p w14:paraId="5A3E1F31" w14:textId="5B02268C" w:rsidR="00B96CEC" w:rsidRPr="008D5A6C" w:rsidRDefault="00B96CEC" w:rsidP="001C47D7">
      <w:pPr>
        <w:spacing w:before="240" w:line="360" w:lineRule="auto"/>
        <w:rPr>
          <w:rFonts w:ascii="Times New Roman" w:hAnsi="Times New Roman" w:cs="Times New Roman"/>
        </w:rPr>
      </w:pPr>
      <w:r w:rsidRPr="008D5A6C">
        <w:rPr>
          <w:rFonts w:ascii="Times New Roman" w:hAnsi="Times New Roman" w:cs="Times New Roman"/>
        </w:rPr>
        <w:t>This yields the local ENU displacement time series with respect to the regional reference frame.</w:t>
      </w:r>
      <w:r w:rsidR="00432F35" w:rsidRPr="008D5A6C">
        <w:rPr>
          <w:rFonts w:ascii="Times New Roman" w:hAnsi="Times New Roman" w:cs="Times New Roman"/>
        </w:rPr>
        <w:t xml:space="preserve"> </w:t>
      </w:r>
      <m:oMath>
        <m:sSubSup>
          <m:sSubSupPr>
            <m:ctrlPr>
              <w:ins w:id="119" w:author="Wang, Guoquan" w:date="2026-04-02T12:36:00Z" w16du:dateUtc="2026-04-02T17:36:00Z">
                <w:rPr>
                  <w:rFonts w:ascii="Cambria Math" w:hAnsi="Cambria Math" w:cs="Times New Roman"/>
                  <w:i/>
                </w:rPr>
              </w:ins>
            </m:ctrlPr>
          </m:sSubSupPr>
          <m:e>
            <m:r>
              <w:rPr>
                <w:rFonts w:ascii="Cambria Math" w:hAnsi="Cambria Math" w:cs="Times New Roman"/>
              </w:rPr>
              <m:t>R</m:t>
            </m:r>
          </m:e>
          <m:sub>
            <m:r>
              <w:rPr>
                <w:rFonts w:ascii="Cambria Math" w:hAnsi="Cambria Math" w:cs="Times New Roman"/>
              </w:rPr>
              <m:t>ENU2XYZ</m:t>
            </m:r>
          </m:sub>
          <m:sup>
            <m:r>
              <w:rPr>
                <w:rFonts w:ascii="Cambria Math" w:hAnsi="Cambria Math" w:cs="Times New Roman"/>
              </w:rPr>
              <m:t>T</m:t>
            </m:r>
          </m:sup>
        </m:sSubSup>
      </m:oMath>
      <w:r w:rsidR="00432F35" w:rsidRPr="008D5A6C">
        <w:rPr>
          <w:rFonts w:ascii="Times New Roman" w:hAnsi="Times New Roman" w:cs="Times New Roman"/>
        </w:rPr>
        <w:t xml:space="preserve"> is the transpose of the matrix </w:t>
      </w:r>
      <m:oMath>
        <m:sSub>
          <m:sSubPr>
            <m:ctrlPr>
              <w:ins w:id="120" w:author="Wang, Guoquan" w:date="2026-04-02T12:36:00Z" w16du:dateUtc="2026-04-02T17:36:00Z">
                <w:rPr>
                  <w:rFonts w:ascii="Cambria Math" w:hAnsi="Cambria Math" w:cs="Times New Roman"/>
                  <w:i/>
                </w:rPr>
              </w:ins>
            </m:ctrlPr>
          </m:sSubPr>
          <m:e>
            <m:r>
              <w:rPr>
                <w:rFonts w:ascii="Cambria Math" w:hAnsi="Cambria Math" w:cs="Times New Roman"/>
              </w:rPr>
              <m:t>R</m:t>
            </m:r>
          </m:e>
          <m:sub>
            <m:r>
              <w:rPr>
                <w:rFonts w:ascii="Cambria Math" w:hAnsi="Cambria Math" w:cs="Times New Roman"/>
              </w:rPr>
              <m:t>ENU2XYZ</m:t>
            </m:r>
          </m:sub>
        </m:sSub>
      </m:oMath>
      <w:r w:rsidR="00432F35" w:rsidRPr="008D5A6C">
        <w:rPr>
          <w:rFonts w:ascii="Times New Roman" w:hAnsi="Times New Roman" w:cs="Times New Roman"/>
        </w:rPr>
        <w:t xml:space="preserve">, commonly denoted as </w:t>
      </w:r>
      <m:oMath>
        <m:sSub>
          <m:sSubPr>
            <m:ctrlPr>
              <w:ins w:id="121" w:author="Wang, Guoquan" w:date="2026-04-02T12:36:00Z" w16du:dateUtc="2026-04-02T17:36:00Z">
                <w:rPr>
                  <w:rFonts w:ascii="Cambria Math" w:hAnsi="Cambria Math" w:cs="Times New Roman"/>
                </w:rPr>
              </w:ins>
            </m:ctrlPr>
          </m:sSubPr>
          <m:e>
            <m:r>
              <w:rPr>
                <w:rFonts w:ascii="Cambria Math" w:hAnsi="Cambria Math" w:cs="Times New Roman"/>
              </w:rPr>
              <m:t>R</m:t>
            </m:r>
          </m:e>
          <m:sub>
            <m:r>
              <m:rPr>
                <m:nor/>
              </m:rPr>
              <w:rPr>
                <w:rFonts w:ascii="Times New Roman" w:hAnsi="Times New Roman" w:cs="Times New Roman"/>
              </w:rPr>
              <m:t>XYZ2ENU</m:t>
            </m:r>
          </m:sub>
        </m:sSub>
      </m:oMath>
      <w:r w:rsidR="00432F35" w:rsidRPr="008D5A6C">
        <w:rPr>
          <w:rFonts w:ascii="Times New Roman" w:hAnsi="Times New Roman" w:cs="Times New Roman"/>
        </w:rPr>
        <w:t>.</w:t>
      </w:r>
    </w:p>
    <w:p w14:paraId="1C3F8C52" w14:textId="77777777" w:rsidR="00B96CEC" w:rsidRPr="008D5A6C" w:rsidRDefault="00B96CEC" w:rsidP="001C47D7">
      <w:pPr>
        <w:spacing w:before="240" w:line="360" w:lineRule="auto"/>
        <w:rPr>
          <w:rFonts w:ascii="Times New Roman" w:hAnsi="Times New Roman" w:cs="Times New Roman"/>
        </w:rPr>
      </w:pPr>
      <w:r w:rsidRPr="008D5A6C">
        <w:rPr>
          <w:rFonts w:ascii="Times New Roman" w:hAnsi="Times New Roman" w:cs="Times New Roman"/>
        </w:rPr>
        <w:t>The reverse transformation of ENU displacement time series from regional to global reference frame follows the same logic but applies the inverse XYZ transform (Eq. 4) in Step 3, followed by the same ENU/XYZ rotations.</w:t>
      </w:r>
    </w:p>
    <w:p w14:paraId="4CF6E062" w14:textId="77777777" w:rsidR="00B96CEC" w:rsidRPr="008D5A6C" w:rsidRDefault="00B96CEC" w:rsidP="001C47D7">
      <w:pPr>
        <w:spacing w:before="240" w:line="360" w:lineRule="auto"/>
        <w:rPr>
          <w:rFonts w:ascii="Times New Roman" w:hAnsi="Times New Roman" w:cs="Times New Roman"/>
        </w:rPr>
      </w:pPr>
      <w:r w:rsidRPr="008D5A6C">
        <w:rPr>
          <w:rFonts w:ascii="Times New Roman" w:hAnsi="Times New Roman" w:cs="Times New Roman"/>
        </w:rPr>
        <w:t xml:space="preserve">A Python program, </w:t>
      </w:r>
      <w:r w:rsidRPr="008D5A6C">
        <w:rPr>
          <w:rFonts w:ascii="Times New Roman" w:hAnsi="Times New Roman" w:cs="Times New Roman"/>
          <w:i/>
          <w:iCs/>
        </w:rPr>
        <w:t>Global-Regional_ENU-Displacement_Transform.py</w:t>
      </w:r>
      <w:r w:rsidRPr="008D5A6C">
        <w:rPr>
          <w:rFonts w:ascii="Times New Roman" w:hAnsi="Times New Roman" w:cs="Times New Roman"/>
        </w:rPr>
        <w:t>, is provided to transform ENU displacement time series between the global and regional reference frames, implementing the methodology described above.</w:t>
      </w:r>
    </w:p>
    <w:p w14:paraId="360AEB17" w14:textId="73467020" w:rsidR="00B96CEC" w:rsidRPr="008D5A6C" w:rsidRDefault="00B96CEC" w:rsidP="001C47D7">
      <w:pPr>
        <w:spacing w:before="240" w:line="360" w:lineRule="auto"/>
        <w:rPr>
          <w:rFonts w:ascii="Times New Roman" w:hAnsi="Times New Roman" w:cs="Times New Roman"/>
          <w:b/>
          <w:bCs/>
        </w:rPr>
      </w:pPr>
      <w:r w:rsidRPr="008D5A6C">
        <w:rPr>
          <w:rFonts w:ascii="Times New Roman" w:hAnsi="Times New Roman" w:cs="Times New Roman"/>
          <w:b/>
          <w:bCs/>
        </w:rPr>
        <w:t>3</w:t>
      </w:r>
      <w:r w:rsidR="002404BC" w:rsidRPr="008D5A6C">
        <w:rPr>
          <w:rFonts w:ascii="Times New Roman" w:hAnsi="Times New Roman" w:cs="Times New Roman"/>
          <w:b/>
          <w:bCs/>
        </w:rPr>
        <w:t>.</w:t>
      </w:r>
      <w:r w:rsidRPr="008D5A6C">
        <w:rPr>
          <w:rFonts w:ascii="Times New Roman" w:hAnsi="Times New Roman" w:cs="Times New Roman"/>
          <w:b/>
          <w:bCs/>
        </w:rPr>
        <w:t xml:space="preserve"> Transforming ENU velocities between global and regional reference frames </w:t>
      </w:r>
    </w:p>
    <w:p w14:paraId="5BE9A2E0" w14:textId="77777777" w:rsidR="00B96CEC" w:rsidRPr="008D5A6C" w:rsidRDefault="00B96CEC" w:rsidP="001C47D7">
      <w:pPr>
        <w:spacing w:before="240" w:line="360" w:lineRule="auto"/>
        <w:rPr>
          <w:rFonts w:ascii="Times New Roman" w:hAnsi="Times New Roman" w:cs="Times New Roman"/>
        </w:rPr>
      </w:pPr>
      <w:r w:rsidRPr="008D5A6C">
        <w:rPr>
          <w:rFonts w:ascii="Times New Roman" w:hAnsi="Times New Roman" w:cs="Times New Roman"/>
        </w:rPr>
        <w:t>For practical applications, it is often necessary to convert site velocities between regional and global reference frames. This transformation of ENU velocities can be accomplished through the following steps:</w:t>
      </w:r>
    </w:p>
    <w:p w14:paraId="2D1A5D31" w14:textId="77777777" w:rsidR="00B96CEC" w:rsidRPr="008D5A6C" w:rsidRDefault="00B96CEC" w:rsidP="001C47D7">
      <w:pPr>
        <w:spacing w:before="240" w:line="360" w:lineRule="auto"/>
        <w:rPr>
          <w:rFonts w:ascii="Times New Roman" w:hAnsi="Times New Roman" w:cs="Times New Roman"/>
        </w:rPr>
      </w:pPr>
      <w:r w:rsidRPr="008D5A6C">
        <w:rPr>
          <w:rFonts w:ascii="Times New Roman" w:hAnsi="Times New Roman" w:cs="Times New Roman"/>
          <w:b/>
          <w:bCs/>
          <w:i/>
          <w:iCs/>
        </w:rPr>
        <w:lastRenderedPageBreak/>
        <w:t>Step 1: Estimate position at the alignment epoch</w:t>
      </w:r>
      <w:r w:rsidRPr="008D5A6C">
        <w:rPr>
          <w:rFonts w:ascii="Times New Roman" w:hAnsi="Times New Roman" w:cs="Times New Roman"/>
          <w:b/>
          <w:bCs/>
          <w:i/>
          <w:iCs/>
        </w:rPr>
        <w:br/>
      </w:r>
      <w:r w:rsidRPr="008D5A6C">
        <w:rPr>
          <w:rFonts w:ascii="Times New Roman" w:hAnsi="Times New Roman" w:cs="Times New Roman"/>
        </w:rPr>
        <w:t xml:space="preserve">The initial ECEF-XYZ position at the site </w:t>
      </w:r>
      <m:oMath>
        <m:sSub>
          <m:sSubPr>
            <m:ctrlPr>
              <w:ins w:id="122" w:author="Wang, Guoquan" w:date="2026-04-02T12:36:00Z" w16du:dateUtc="2026-04-02T17:36:00Z">
                <w:rPr>
                  <w:rFonts w:ascii="Cambria Math" w:hAnsi="Cambria Math" w:cs="Times New Roman"/>
                  <w:i/>
                </w:rPr>
              </w:ins>
            </m:ctrlPr>
          </m:sSubPr>
          <m:e>
            <m:r>
              <w:rPr>
                <w:rFonts w:ascii="Cambria Math" w:hAnsi="Cambria Math" w:cs="Times New Roman"/>
              </w:rPr>
              <m:t>P</m:t>
            </m:r>
          </m:e>
          <m:sub>
            <m:r>
              <w:rPr>
                <w:rFonts w:ascii="Cambria Math" w:hAnsi="Cambria Math" w:cs="Times New Roman"/>
              </w:rPr>
              <m:t>0</m:t>
            </m:r>
          </m:sub>
        </m:sSub>
      </m:oMath>
      <w:r w:rsidRPr="008D5A6C">
        <w:rPr>
          <w:rFonts w:ascii="Times New Roman" w:hAnsi="Times New Roman" w:cs="Times New Roman"/>
        </w:rPr>
        <w:t xml:space="preserve"> defined by longitude (λ) and latitude (ϕ) can be estimated according to Eq. 5. </w:t>
      </w:r>
    </w:p>
    <w:p w14:paraId="6775F744" w14:textId="77777777" w:rsidR="00B96CEC" w:rsidRPr="008D5A6C" w:rsidRDefault="00B96CEC" w:rsidP="001C47D7">
      <w:pPr>
        <w:spacing w:before="240" w:line="360" w:lineRule="auto"/>
        <w:rPr>
          <w:rFonts w:ascii="Times New Roman" w:hAnsi="Times New Roman" w:cs="Times New Roman"/>
          <w:b/>
          <w:bCs/>
          <w:i/>
          <w:iCs/>
        </w:rPr>
      </w:pPr>
      <w:r w:rsidRPr="008D5A6C">
        <w:rPr>
          <w:rFonts w:ascii="Times New Roman" w:hAnsi="Times New Roman" w:cs="Times New Roman"/>
          <w:b/>
          <w:bCs/>
          <w:i/>
          <w:iCs/>
        </w:rPr>
        <w:t>Step 2: Convert ENU-Velocities to XYZ-Velocities within the global reference Frame</w:t>
      </w:r>
    </w:p>
    <w:p w14:paraId="339BDD12" w14:textId="77777777" w:rsidR="00B96CEC" w:rsidRPr="008D5A6C" w:rsidRDefault="00B96CEC" w:rsidP="001C47D7">
      <w:pPr>
        <w:spacing w:before="240" w:line="360" w:lineRule="auto"/>
        <w:rPr>
          <w:rFonts w:ascii="Times New Roman" w:hAnsi="Times New Roman" w:cs="Times New Roman"/>
        </w:rPr>
      </w:pPr>
      <w:r w:rsidRPr="008D5A6C">
        <w:rPr>
          <w:rFonts w:ascii="Times New Roman" w:hAnsi="Times New Roman" w:cs="Times New Roman"/>
        </w:rPr>
        <w:t>This can be done by</w:t>
      </w:r>
    </w:p>
    <w:p w14:paraId="7D7CCE8E" w14:textId="77777777" w:rsidR="00B96CEC" w:rsidRPr="008D5A6C" w:rsidRDefault="00000000" w:rsidP="001C47D7">
      <w:pPr>
        <w:spacing w:before="240" w:line="360" w:lineRule="auto"/>
        <w:rPr>
          <w:rFonts w:ascii="Times New Roman" w:hAnsi="Times New Roman" w:cs="Times New Roman"/>
        </w:rPr>
      </w:pPr>
      <m:oMath>
        <m:sSubSup>
          <m:sSubSupPr>
            <m:ctrlPr>
              <w:ins w:id="123" w:author="Wang, Guoquan" w:date="2026-04-02T12:36:00Z" w16du:dateUtc="2026-04-02T17:36:00Z">
                <w:rPr>
                  <w:rFonts w:ascii="Cambria Math" w:hAnsi="Cambria Math" w:cs="Times New Roman"/>
                  <w:i/>
                </w:rPr>
              </w:ins>
            </m:ctrlPr>
          </m:sSubSupPr>
          <m:e>
            <m:r>
              <w:rPr>
                <w:rFonts w:ascii="Cambria Math" w:hAnsi="Cambria Math" w:cs="Times New Roman"/>
              </w:rPr>
              <m:t>V</m:t>
            </m:r>
          </m:e>
          <m:sub>
            <m:r>
              <w:rPr>
                <w:rFonts w:ascii="Cambria Math" w:hAnsi="Cambria Math" w:cs="Times New Roman"/>
              </w:rPr>
              <m:t>XYZ</m:t>
            </m:r>
          </m:sub>
          <m:sup>
            <m:r>
              <w:rPr>
                <w:rFonts w:ascii="Cambria Math" w:hAnsi="Cambria Math" w:cs="Times New Roman"/>
              </w:rPr>
              <m:t>G</m:t>
            </m:r>
          </m:sup>
        </m:sSubSup>
        <m:r>
          <w:rPr>
            <w:rFonts w:ascii="Cambria Math" w:hAnsi="Cambria Math" w:cs="Times New Roman"/>
          </w:rPr>
          <m:t>=</m:t>
        </m:r>
        <m:sSub>
          <m:sSubPr>
            <m:ctrlPr>
              <w:ins w:id="124" w:author="Wang, Guoquan" w:date="2026-04-02T12:36:00Z" w16du:dateUtc="2026-04-02T17:36:00Z">
                <w:rPr>
                  <w:rFonts w:ascii="Cambria Math" w:hAnsi="Cambria Math" w:cs="Times New Roman"/>
                  <w:i/>
                </w:rPr>
              </w:ins>
            </m:ctrlPr>
          </m:sSubPr>
          <m:e>
            <m:r>
              <w:rPr>
                <w:rFonts w:ascii="Cambria Math" w:hAnsi="Cambria Math" w:cs="Times New Roman"/>
              </w:rPr>
              <m:t>R</m:t>
            </m:r>
          </m:e>
          <m:sub>
            <m:r>
              <w:rPr>
                <w:rFonts w:ascii="Cambria Math" w:hAnsi="Cambria Math" w:cs="Times New Roman"/>
              </w:rPr>
              <m:t>ENU2XYZ</m:t>
            </m:r>
          </m:sub>
        </m:sSub>
        <m:r>
          <w:rPr>
            <w:rFonts w:ascii="Cambria Math" w:hAnsi="Cambria Math" w:cs="Times New Roman"/>
          </w:rPr>
          <m:t>×</m:t>
        </m:r>
        <m:sSubSup>
          <m:sSubSupPr>
            <m:ctrlPr>
              <w:ins w:id="125" w:author="Wang, Guoquan" w:date="2026-04-02T12:36:00Z" w16du:dateUtc="2026-04-02T17:36:00Z">
                <w:rPr>
                  <w:rFonts w:ascii="Cambria Math" w:hAnsi="Cambria Math" w:cs="Times New Roman"/>
                  <w:i/>
                </w:rPr>
              </w:ins>
            </m:ctrlPr>
          </m:sSubSupPr>
          <m:e>
            <m:r>
              <w:rPr>
                <w:rFonts w:ascii="Cambria Math" w:hAnsi="Cambria Math" w:cs="Times New Roman"/>
              </w:rPr>
              <m:t>V</m:t>
            </m:r>
          </m:e>
          <m:sub>
            <m:r>
              <w:rPr>
                <w:rFonts w:ascii="Cambria Math" w:hAnsi="Cambria Math" w:cs="Times New Roman"/>
              </w:rPr>
              <m:t>ENU</m:t>
            </m:r>
          </m:sub>
          <m:sup>
            <m:r>
              <w:rPr>
                <w:rFonts w:ascii="Cambria Math" w:hAnsi="Cambria Math" w:cs="Times New Roman"/>
              </w:rPr>
              <m:t>G</m:t>
            </m:r>
          </m:sup>
        </m:sSubSup>
      </m:oMath>
      <w:r w:rsidR="00B96CEC" w:rsidRPr="008D5A6C">
        <w:rPr>
          <w:rFonts w:ascii="Times New Roman" w:hAnsi="Times New Roman" w:cs="Times New Roman"/>
        </w:rPr>
        <w:t xml:space="preserve">                          (11)</w:t>
      </w:r>
    </w:p>
    <w:p w14:paraId="380D27AE" w14:textId="77777777" w:rsidR="00B96CEC" w:rsidRPr="008D5A6C" w:rsidRDefault="00000000" w:rsidP="001C47D7">
      <w:pPr>
        <w:spacing w:before="240" w:line="360" w:lineRule="auto"/>
        <w:rPr>
          <w:rFonts w:ascii="Times New Roman" w:hAnsi="Times New Roman" w:cs="Times New Roman"/>
        </w:rPr>
      </w:pPr>
      <m:oMath>
        <m:sSub>
          <m:sSubPr>
            <m:ctrlPr>
              <w:ins w:id="126" w:author="Wang, Guoquan" w:date="2026-04-02T12:36:00Z" w16du:dateUtc="2026-04-02T17:36:00Z">
                <w:rPr>
                  <w:rFonts w:ascii="Cambria Math" w:hAnsi="Cambria Math" w:cs="Times New Roman"/>
                  <w:i/>
                </w:rPr>
              </w:ins>
            </m:ctrlPr>
          </m:sSubPr>
          <m:e>
            <m:r>
              <w:rPr>
                <w:rFonts w:ascii="Cambria Math" w:hAnsi="Cambria Math" w:cs="Times New Roman"/>
              </w:rPr>
              <m:t>R</m:t>
            </m:r>
          </m:e>
          <m:sub>
            <m:r>
              <w:rPr>
                <w:rFonts w:ascii="Cambria Math" w:hAnsi="Cambria Math" w:cs="Times New Roman"/>
              </w:rPr>
              <m:t>ENU2XYZ</m:t>
            </m:r>
          </m:sub>
        </m:sSub>
      </m:oMath>
      <w:r w:rsidR="00B96CEC" w:rsidRPr="008D5A6C">
        <w:rPr>
          <w:rFonts w:ascii="Times New Roman" w:hAnsi="Times New Roman" w:cs="Times New Roman"/>
        </w:rPr>
        <w:t xml:space="preserve"> is defined in Eq. 7.</w:t>
      </w:r>
    </w:p>
    <w:p w14:paraId="6BB80F0E" w14:textId="5779C158" w:rsidR="00B96CEC" w:rsidRPr="008D5A6C" w:rsidRDefault="00B96CEC" w:rsidP="001C47D7">
      <w:pPr>
        <w:spacing w:before="240" w:line="360" w:lineRule="auto"/>
        <w:rPr>
          <w:rFonts w:ascii="Times New Roman" w:hAnsi="Times New Roman" w:cs="Times New Roman"/>
          <w:b/>
          <w:bCs/>
          <w:i/>
          <w:iCs/>
        </w:rPr>
      </w:pPr>
      <w:r w:rsidRPr="008D5A6C">
        <w:rPr>
          <w:rFonts w:ascii="Times New Roman" w:hAnsi="Times New Roman" w:cs="Times New Roman"/>
          <w:b/>
          <w:bCs/>
          <w:i/>
          <w:iCs/>
        </w:rPr>
        <w:t xml:space="preserve">Step 3. Convert </w:t>
      </w:r>
      <m:oMath>
        <m:sSubSup>
          <m:sSubSupPr>
            <m:ctrlPr>
              <w:ins w:id="127" w:author="Wang, Guoquan" w:date="2026-04-02T12:36:00Z" w16du:dateUtc="2026-04-02T17:36:00Z">
                <w:rPr>
                  <w:rFonts w:ascii="Cambria Math" w:hAnsi="Cambria Math" w:cs="Times New Roman"/>
                  <w:b/>
                  <w:bCs/>
                  <w:i/>
                  <w:iCs/>
                </w:rPr>
              </w:ins>
            </m:ctrlPr>
          </m:sSubSupPr>
          <m:e>
            <m:r>
              <m:rPr>
                <m:sty m:val="bi"/>
              </m:rPr>
              <w:rPr>
                <w:rFonts w:ascii="Cambria Math" w:hAnsi="Cambria Math" w:cs="Times New Roman"/>
              </w:rPr>
              <m:t>V</m:t>
            </m:r>
          </m:e>
          <m:sub>
            <m:r>
              <m:rPr>
                <m:sty m:val="bi"/>
              </m:rPr>
              <w:rPr>
                <w:rFonts w:ascii="Cambria Math" w:hAnsi="Cambria Math" w:cs="Times New Roman"/>
              </w:rPr>
              <m:t>XYZ</m:t>
            </m:r>
          </m:sub>
          <m:sup>
            <m:r>
              <m:rPr>
                <m:sty m:val="bi"/>
              </m:rPr>
              <w:rPr>
                <w:rFonts w:ascii="Cambria Math" w:hAnsi="Cambria Math" w:cs="Times New Roman"/>
              </w:rPr>
              <m:t>G</m:t>
            </m:r>
          </m:sup>
        </m:sSubSup>
      </m:oMath>
      <w:r w:rsidRPr="008D5A6C">
        <w:rPr>
          <w:rFonts w:ascii="Times New Roman" w:hAnsi="Times New Roman" w:cs="Times New Roman"/>
          <w:b/>
          <w:bCs/>
          <w:i/>
          <w:iCs/>
        </w:rPr>
        <w:t xml:space="preserve"> to </w:t>
      </w:r>
      <m:oMath>
        <m:sSubSup>
          <m:sSubSupPr>
            <m:ctrlPr>
              <w:ins w:id="128" w:author="Wang, Guoquan" w:date="2026-04-02T12:36:00Z" w16du:dateUtc="2026-04-02T17:36:00Z">
                <w:rPr>
                  <w:rFonts w:ascii="Cambria Math" w:hAnsi="Cambria Math" w:cs="Times New Roman"/>
                  <w:b/>
                  <w:bCs/>
                  <w:i/>
                  <w:iCs/>
                </w:rPr>
              </w:ins>
            </m:ctrlPr>
          </m:sSubSupPr>
          <m:e>
            <m:r>
              <m:rPr>
                <m:sty m:val="bi"/>
              </m:rPr>
              <w:rPr>
                <w:rFonts w:ascii="Cambria Math" w:hAnsi="Cambria Math" w:cs="Times New Roman"/>
              </w:rPr>
              <m:t>V</m:t>
            </m:r>
          </m:e>
          <m:sub>
            <m:r>
              <m:rPr>
                <m:sty m:val="bi"/>
              </m:rPr>
              <w:rPr>
                <w:rFonts w:ascii="Cambria Math" w:hAnsi="Cambria Math" w:cs="Times New Roman"/>
              </w:rPr>
              <m:t>XYZ</m:t>
            </m:r>
          </m:sub>
          <m:sup>
            <m:r>
              <m:rPr>
                <m:sty m:val="bi"/>
              </m:rPr>
              <w:rPr>
                <w:rFonts w:ascii="Cambria Math" w:hAnsi="Cambria Math" w:cs="Times New Roman"/>
              </w:rPr>
              <m:t>R</m:t>
            </m:r>
          </m:sup>
        </m:sSubSup>
      </m:oMath>
    </w:p>
    <w:p w14:paraId="0F268BEB" w14:textId="77777777" w:rsidR="00B96CEC" w:rsidRPr="008D5A6C" w:rsidRDefault="00B96CEC" w:rsidP="001C47D7">
      <w:pPr>
        <w:spacing w:before="240" w:line="360" w:lineRule="auto"/>
        <w:rPr>
          <w:rFonts w:ascii="Times New Roman" w:hAnsi="Times New Roman" w:cs="Times New Roman"/>
        </w:rPr>
      </w:pPr>
      <w:r w:rsidRPr="008D5A6C">
        <w:rPr>
          <w:rFonts w:ascii="Times New Roman" w:hAnsi="Times New Roman" w:cs="Times New Roman"/>
        </w:rPr>
        <w:t>According to Eq. 1, the XYZ velocities with respect to the regional reference frame can be obtained by differentiating the one-set 7-parameter position transform:</w:t>
      </w:r>
    </w:p>
    <w:p w14:paraId="54D2655A" w14:textId="77777777" w:rsidR="00B96CEC" w:rsidRPr="008D5A6C" w:rsidRDefault="00000000" w:rsidP="001C47D7">
      <w:pPr>
        <w:spacing w:before="240" w:line="360" w:lineRule="auto"/>
        <w:rPr>
          <w:rFonts w:ascii="Times New Roman" w:hAnsi="Times New Roman" w:cs="Times New Roman"/>
        </w:rPr>
      </w:pPr>
      <m:oMath>
        <m:sSubSup>
          <m:sSubSupPr>
            <m:ctrlPr>
              <w:ins w:id="129" w:author="Wang, Guoquan" w:date="2026-04-02T12:36:00Z" w16du:dateUtc="2026-04-02T17:36:00Z">
                <w:rPr>
                  <w:rFonts w:ascii="Cambria Math" w:hAnsi="Cambria Math" w:cs="Times New Roman"/>
                  <w:i/>
                </w:rPr>
              </w:ins>
            </m:ctrlPr>
          </m:sSubSupPr>
          <m:e>
            <m:r>
              <w:rPr>
                <w:rFonts w:ascii="Cambria Math" w:hAnsi="Cambria Math" w:cs="Times New Roman"/>
              </w:rPr>
              <m:t>V</m:t>
            </m:r>
          </m:e>
          <m:sub>
            <m:r>
              <w:rPr>
                <w:rFonts w:ascii="Cambria Math" w:hAnsi="Cambria Math" w:cs="Times New Roman"/>
              </w:rPr>
              <m:t>XYZ</m:t>
            </m:r>
          </m:sub>
          <m:sup>
            <m:r>
              <w:rPr>
                <w:rFonts w:ascii="Cambria Math" w:hAnsi="Cambria Math" w:cs="Times New Roman"/>
              </w:rPr>
              <m:t>R</m:t>
            </m:r>
          </m:sup>
        </m:sSubSup>
      </m:oMath>
      <w:r w:rsidR="00B96CEC" w:rsidRPr="008D5A6C">
        <w:rPr>
          <w:rFonts w:ascii="Times New Roman" w:hAnsi="Times New Roman" w:cs="Times New Roman"/>
        </w:rPr>
        <w:t>=</w:t>
      </w:r>
      <m:oMath>
        <m:sSubSup>
          <m:sSubSupPr>
            <m:ctrlPr>
              <w:ins w:id="130" w:author="Wang, Guoquan" w:date="2026-04-02T12:36:00Z" w16du:dateUtc="2026-04-02T17:36:00Z">
                <w:rPr>
                  <w:rFonts w:ascii="Cambria Math" w:hAnsi="Cambria Math" w:cs="Times New Roman"/>
                  <w:i/>
                </w:rPr>
              </w:ins>
            </m:ctrlPr>
          </m:sSubSupPr>
          <m:e>
            <m:r>
              <w:rPr>
                <w:rFonts w:ascii="Cambria Math" w:hAnsi="Cambria Math" w:cs="Times New Roman"/>
              </w:rPr>
              <m:t>V</m:t>
            </m:r>
          </m:e>
          <m:sub>
            <m:r>
              <w:rPr>
                <w:rFonts w:ascii="Cambria Math" w:hAnsi="Cambria Math" w:cs="Times New Roman"/>
              </w:rPr>
              <m:t>XYZ</m:t>
            </m:r>
          </m:sub>
          <m:sup>
            <m:r>
              <w:rPr>
                <w:rFonts w:ascii="Cambria Math" w:hAnsi="Cambria Math" w:cs="Times New Roman"/>
              </w:rPr>
              <m:t>G</m:t>
            </m:r>
          </m:sup>
        </m:sSubSup>
        <m:r>
          <w:rPr>
            <w:rFonts w:ascii="Cambria Math" w:hAnsi="Cambria Math" w:cs="Times New Roman"/>
          </w:rPr>
          <m:t>+</m:t>
        </m:r>
        <m:sSup>
          <m:sSupPr>
            <m:ctrlPr>
              <w:ins w:id="131" w:author="Wang, Guoquan" w:date="2026-04-02T12:36:00Z" w16du:dateUtc="2026-04-02T17:36:00Z">
                <w:rPr>
                  <w:rFonts w:ascii="Cambria Math" w:hAnsi="Cambria Math" w:cs="Times New Roman"/>
                  <w:i/>
                </w:rPr>
              </w:ins>
            </m:ctrlPr>
          </m:sSupPr>
          <m:e>
            <m:r>
              <w:rPr>
                <w:rFonts w:ascii="Cambria Math" w:hAnsi="Cambria Math" w:cs="Times New Roman"/>
              </w:rPr>
              <m:t>T</m:t>
            </m:r>
          </m:e>
          <m:sup>
            <m:r>
              <w:rPr>
                <w:rFonts w:ascii="Cambria Math" w:hAnsi="Cambria Math" w:cs="Times New Roman"/>
              </w:rPr>
              <m:t>'</m:t>
            </m:r>
          </m:sup>
        </m:sSup>
        <m:r>
          <w:rPr>
            <w:rFonts w:ascii="Cambria Math" w:hAnsi="Cambria Math" w:cs="Times New Roman"/>
          </w:rPr>
          <m:t>-</m:t>
        </m:r>
        <m:sSup>
          <m:sSupPr>
            <m:ctrlPr>
              <w:ins w:id="132" w:author="Wang, Guoquan" w:date="2026-04-02T12:36:00Z" w16du:dateUtc="2026-04-02T17:36:00Z">
                <w:rPr>
                  <w:rFonts w:ascii="Cambria Math" w:hAnsi="Cambria Math" w:cs="Times New Roman"/>
                  <w:i/>
                </w:rPr>
              </w:ins>
            </m:ctrlPr>
          </m:sSupPr>
          <m:e>
            <m:r>
              <w:rPr>
                <w:rFonts w:ascii="Cambria Math" w:hAnsi="Cambria Math" w:cs="Times New Roman"/>
              </w:rPr>
              <m:t>R</m:t>
            </m:r>
          </m:e>
          <m:sup>
            <m:r>
              <w:rPr>
                <w:rFonts w:ascii="Cambria Math" w:hAnsi="Cambria Math" w:cs="Times New Roman"/>
              </w:rPr>
              <m:t>'</m:t>
            </m:r>
          </m:sup>
        </m:sSup>
        <m:r>
          <w:rPr>
            <w:rFonts w:ascii="Cambria Math" w:hAnsi="Cambria Math" w:cs="Times New Roman"/>
          </w:rPr>
          <m:t>×</m:t>
        </m:r>
        <m:sSub>
          <m:sSubPr>
            <m:ctrlPr>
              <w:ins w:id="133" w:author="Wang, Guoquan" w:date="2026-04-02T12:36:00Z" w16du:dateUtc="2026-04-02T17:36:00Z">
                <w:rPr>
                  <w:rFonts w:ascii="Cambria Math" w:hAnsi="Cambria Math" w:cs="Times New Roman"/>
                  <w:i/>
                </w:rPr>
              </w:ins>
            </m:ctrlPr>
          </m:sSubPr>
          <m:e>
            <m:r>
              <w:rPr>
                <w:rFonts w:ascii="Cambria Math" w:hAnsi="Cambria Math" w:cs="Times New Roman"/>
              </w:rPr>
              <m:t>P</m:t>
            </m:r>
          </m:e>
          <m:sub>
            <m:r>
              <w:rPr>
                <w:rFonts w:ascii="Cambria Math" w:hAnsi="Cambria Math" w:cs="Times New Roman"/>
              </w:rPr>
              <m:t>0</m:t>
            </m:r>
          </m:sub>
        </m:sSub>
      </m:oMath>
      <w:r w:rsidR="00B96CEC" w:rsidRPr="008D5A6C">
        <w:rPr>
          <w:rFonts w:ascii="Times New Roman" w:hAnsi="Times New Roman" w:cs="Times New Roman"/>
        </w:rPr>
        <w:t>.                                (12)</w:t>
      </w:r>
    </w:p>
    <w:p w14:paraId="26870344" w14:textId="6816664B" w:rsidR="00B96CEC" w:rsidRPr="008D5A6C" w:rsidRDefault="00B96CEC" w:rsidP="001C47D7">
      <w:pPr>
        <w:spacing w:before="240" w:line="360" w:lineRule="auto"/>
        <w:rPr>
          <w:rFonts w:ascii="Times New Roman" w:hAnsi="Times New Roman" w:cs="Times New Roman"/>
          <w:b/>
          <w:bCs/>
          <w:i/>
          <w:iCs/>
        </w:rPr>
      </w:pPr>
      <w:r w:rsidRPr="008D5A6C">
        <w:rPr>
          <w:rFonts w:ascii="Times New Roman" w:hAnsi="Times New Roman" w:cs="Times New Roman"/>
          <w:b/>
          <w:bCs/>
          <w:i/>
          <w:iCs/>
        </w:rPr>
        <w:t xml:space="preserve">Step 4. Convert </w:t>
      </w:r>
      <m:oMath>
        <m:sSubSup>
          <m:sSubSupPr>
            <m:ctrlPr>
              <w:ins w:id="134" w:author="Wang, Guoquan" w:date="2026-04-02T12:36:00Z" w16du:dateUtc="2026-04-02T17:36:00Z">
                <w:rPr>
                  <w:rFonts w:ascii="Cambria Math" w:hAnsi="Cambria Math" w:cs="Times New Roman"/>
                  <w:b/>
                  <w:bCs/>
                  <w:i/>
                  <w:iCs/>
                </w:rPr>
              </w:ins>
            </m:ctrlPr>
          </m:sSubSupPr>
          <m:e>
            <m:r>
              <m:rPr>
                <m:sty m:val="bi"/>
              </m:rPr>
              <w:rPr>
                <w:rFonts w:ascii="Cambria Math" w:hAnsi="Cambria Math" w:cs="Times New Roman"/>
              </w:rPr>
              <m:t>V</m:t>
            </m:r>
          </m:e>
          <m:sub>
            <m:r>
              <m:rPr>
                <m:sty m:val="bi"/>
              </m:rPr>
              <w:rPr>
                <w:rFonts w:ascii="Cambria Math" w:hAnsi="Cambria Math" w:cs="Times New Roman"/>
              </w:rPr>
              <m:t>XYZ</m:t>
            </m:r>
          </m:sub>
          <m:sup>
            <m:r>
              <m:rPr>
                <m:sty m:val="bi"/>
              </m:rPr>
              <w:rPr>
                <w:rFonts w:ascii="Cambria Math" w:hAnsi="Cambria Math" w:cs="Times New Roman"/>
              </w:rPr>
              <m:t>R</m:t>
            </m:r>
          </m:sup>
        </m:sSubSup>
      </m:oMath>
      <w:r w:rsidRPr="008D5A6C">
        <w:rPr>
          <w:rFonts w:ascii="Times New Roman" w:hAnsi="Times New Roman" w:cs="Times New Roman"/>
          <w:b/>
          <w:bCs/>
          <w:i/>
          <w:iCs/>
        </w:rPr>
        <w:t xml:space="preserve"> to </w:t>
      </w:r>
      <m:oMath>
        <m:sSubSup>
          <m:sSubSupPr>
            <m:ctrlPr>
              <w:ins w:id="135" w:author="Wang, Guoquan" w:date="2026-04-02T12:36:00Z" w16du:dateUtc="2026-04-02T17:36:00Z">
                <w:rPr>
                  <w:rFonts w:ascii="Cambria Math" w:hAnsi="Cambria Math" w:cs="Times New Roman"/>
                  <w:b/>
                  <w:bCs/>
                  <w:i/>
                  <w:iCs/>
                </w:rPr>
              </w:ins>
            </m:ctrlPr>
          </m:sSubSupPr>
          <m:e>
            <m:r>
              <m:rPr>
                <m:sty m:val="bi"/>
              </m:rPr>
              <w:rPr>
                <w:rFonts w:ascii="Cambria Math" w:hAnsi="Cambria Math" w:cs="Times New Roman"/>
              </w:rPr>
              <m:t>V</m:t>
            </m:r>
          </m:e>
          <m:sub>
            <m:r>
              <m:rPr>
                <m:sty m:val="bi"/>
              </m:rPr>
              <w:rPr>
                <w:rFonts w:ascii="Cambria Math" w:hAnsi="Cambria Math" w:cs="Times New Roman"/>
              </w:rPr>
              <m:t>ENU</m:t>
            </m:r>
          </m:sub>
          <m:sup>
            <m:r>
              <m:rPr>
                <m:sty m:val="bi"/>
              </m:rPr>
              <w:rPr>
                <w:rFonts w:ascii="Cambria Math" w:hAnsi="Cambria Math" w:cs="Times New Roman"/>
              </w:rPr>
              <m:t>R</m:t>
            </m:r>
          </m:sup>
        </m:sSubSup>
      </m:oMath>
    </w:p>
    <w:p w14:paraId="24950BD1" w14:textId="77777777" w:rsidR="00B96CEC" w:rsidRPr="008D5A6C" w:rsidRDefault="00B96CEC" w:rsidP="001C47D7">
      <w:pPr>
        <w:spacing w:before="240" w:line="360" w:lineRule="auto"/>
        <w:rPr>
          <w:rFonts w:ascii="Times New Roman" w:hAnsi="Times New Roman" w:cs="Times New Roman"/>
        </w:rPr>
      </w:pPr>
      <w:r w:rsidRPr="008D5A6C">
        <w:rPr>
          <w:rFonts w:ascii="Times New Roman" w:hAnsi="Times New Roman" w:cs="Times New Roman"/>
        </w:rPr>
        <w:t>Finally, convert the ECEF velocities in the regional frame to ENU velocities:</w:t>
      </w:r>
    </w:p>
    <w:p w14:paraId="04F308AD" w14:textId="65A2AC32" w:rsidR="00B96CEC" w:rsidRPr="008D5A6C" w:rsidRDefault="00000000" w:rsidP="001C47D7">
      <w:pPr>
        <w:spacing w:before="240" w:line="360" w:lineRule="auto"/>
        <w:rPr>
          <w:rFonts w:ascii="Times New Roman" w:hAnsi="Times New Roman" w:cs="Times New Roman"/>
        </w:rPr>
      </w:pPr>
      <m:oMath>
        <m:sSubSup>
          <m:sSubSupPr>
            <m:ctrlPr>
              <w:ins w:id="136" w:author="Wang, Guoquan" w:date="2026-04-02T12:36:00Z" w16du:dateUtc="2026-04-02T17:36:00Z">
                <w:rPr>
                  <w:rFonts w:ascii="Cambria Math" w:hAnsi="Cambria Math" w:cs="Times New Roman"/>
                  <w:i/>
                </w:rPr>
              </w:ins>
            </m:ctrlPr>
          </m:sSubSupPr>
          <m:e>
            <m:r>
              <w:rPr>
                <w:rFonts w:ascii="Cambria Math" w:hAnsi="Cambria Math" w:cs="Times New Roman"/>
              </w:rPr>
              <m:t>V</m:t>
            </m:r>
          </m:e>
          <m:sub>
            <m:r>
              <w:rPr>
                <w:rFonts w:ascii="Cambria Math" w:hAnsi="Cambria Math" w:cs="Times New Roman"/>
              </w:rPr>
              <m:t>ENU</m:t>
            </m:r>
          </m:sub>
          <m:sup>
            <m:r>
              <w:rPr>
                <w:rFonts w:ascii="Cambria Math" w:hAnsi="Cambria Math" w:cs="Times New Roman"/>
              </w:rPr>
              <m:t>R</m:t>
            </m:r>
          </m:sup>
        </m:sSubSup>
        <m:r>
          <w:rPr>
            <w:rFonts w:ascii="Cambria Math" w:hAnsi="Cambria Math" w:cs="Times New Roman"/>
          </w:rPr>
          <m:t>=</m:t>
        </m:r>
        <m:sSubSup>
          <m:sSubSupPr>
            <m:ctrlPr>
              <w:ins w:id="137" w:author="Wang, Guoquan" w:date="2026-04-02T12:36:00Z" w16du:dateUtc="2026-04-02T17:36:00Z">
                <w:rPr>
                  <w:rFonts w:ascii="Cambria Math" w:hAnsi="Cambria Math" w:cs="Times New Roman"/>
                  <w:i/>
                </w:rPr>
              </w:ins>
            </m:ctrlPr>
          </m:sSubSupPr>
          <m:e>
            <m:r>
              <w:rPr>
                <w:rFonts w:ascii="Cambria Math" w:hAnsi="Cambria Math" w:cs="Times New Roman"/>
              </w:rPr>
              <m:t>R</m:t>
            </m:r>
          </m:e>
          <m:sub>
            <m:r>
              <w:rPr>
                <w:rFonts w:ascii="Cambria Math" w:hAnsi="Cambria Math" w:cs="Times New Roman"/>
              </w:rPr>
              <m:t>ENU2XYZ</m:t>
            </m:r>
          </m:sub>
          <m:sup>
            <m:r>
              <w:rPr>
                <w:rFonts w:ascii="Cambria Math" w:hAnsi="Cambria Math" w:cs="Times New Roman"/>
              </w:rPr>
              <m:t>T</m:t>
            </m:r>
          </m:sup>
        </m:sSubSup>
        <m:r>
          <w:rPr>
            <w:rFonts w:ascii="Cambria Math" w:hAnsi="Cambria Math" w:cs="Times New Roman"/>
          </w:rPr>
          <m:t>×</m:t>
        </m:r>
        <m:sSubSup>
          <m:sSubSupPr>
            <m:ctrlPr>
              <w:ins w:id="138" w:author="Wang, Guoquan" w:date="2026-04-02T12:36:00Z" w16du:dateUtc="2026-04-02T17:36:00Z">
                <w:rPr>
                  <w:rFonts w:ascii="Cambria Math" w:hAnsi="Cambria Math" w:cs="Times New Roman"/>
                  <w:i/>
                </w:rPr>
              </w:ins>
            </m:ctrlPr>
          </m:sSubSupPr>
          <m:e>
            <m:r>
              <w:rPr>
                <w:rFonts w:ascii="Cambria Math" w:hAnsi="Cambria Math" w:cs="Times New Roman"/>
              </w:rPr>
              <m:t>V</m:t>
            </m:r>
          </m:e>
          <m:sub>
            <m:r>
              <w:rPr>
                <w:rFonts w:ascii="Cambria Math" w:hAnsi="Cambria Math" w:cs="Times New Roman"/>
              </w:rPr>
              <m:t>XYZ</m:t>
            </m:r>
          </m:sub>
          <m:sup>
            <m:r>
              <w:rPr>
                <w:rFonts w:ascii="Cambria Math" w:hAnsi="Cambria Math" w:cs="Times New Roman"/>
              </w:rPr>
              <m:t>R</m:t>
            </m:r>
          </m:sup>
        </m:sSubSup>
      </m:oMath>
      <w:r w:rsidR="00B96CEC" w:rsidRPr="008D5A6C">
        <w:rPr>
          <w:rFonts w:ascii="Times New Roman" w:hAnsi="Times New Roman" w:cs="Times New Roman"/>
        </w:rPr>
        <w:t xml:space="preserve">                                  (13)</w:t>
      </w:r>
    </w:p>
    <w:p w14:paraId="7AA08DB7" w14:textId="77777777" w:rsidR="00B96CEC" w:rsidRPr="008D5A6C" w:rsidRDefault="00B96CEC" w:rsidP="001C47D7">
      <w:pPr>
        <w:spacing w:before="240" w:line="360" w:lineRule="auto"/>
        <w:rPr>
          <w:rFonts w:ascii="Times New Roman" w:hAnsi="Times New Roman" w:cs="Times New Roman"/>
        </w:rPr>
      </w:pPr>
      <w:r w:rsidRPr="008D5A6C">
        <w:rPr>
          <w:rFonts w:ascii="Times New Roman" w:hAnsi="Times New Roman" w:cs="Times New Roman"/>
        </w:rPr>
        <w:t>Reverse conversion from regional to global frame of ENU site velocities follows the same steps, but using the reverse XYZ-velocity transform in Step 3:</w:t>
      </w:r>
    </w:p>
    <w:p w14:paraId="7C69A082" w14:textId="77777777" w:rsidR="00B96CEC" w:rsidRPr="008D5A6C" w:rsidRDefault="00000000" w:rsidP="001C47D7">
      <w:pPr>
        <w:spacing w:before="240" w:line="360" w:lineRule="auto"/>
        <w:rPr>
          <w:rFonts w:ascii="Times New Roman" w:hAnsi="Times New Roman" w:cs="Times New Roman"/>
        </w:rPr>
      </w:pPr>
      <m:oMath>
        <m:sSubSup>
          <m:sSubSupPr>
            <m:ctrlPr>
              <w:ins w:id="139" w:author="Wang, Guoquan" w:date="2026-04-02T12:36:00Z" w16du:dateUtc="2026-04-02T17:36:00Z">
                <w:rPr>
                  <w:rFonts w:ascii="Cambria Math" w:hAnsi="Cambria Math" w:cs="Times New Roman"/>
                  <w:i/>
                </w:rPr>
              </w:ins>
            </m:ctrlPr>
          </m:sSubSupPr>
          <m:e>
            <m:r>
              <w:rPr>
                <w:rFonts w:ascii="Cambria Math" w:hAnsi="Cambria Math" w:cs="Times New Roman"/>
              </w:rPr>
              <m:t>V</m:t>
            </m:r>
          </m:e>
          <m:sub>
            <m:r>
              <w:rPr>
                <w:rFonts w:ascii="Cambria Math" w:hAnsi="Cambria Math" w:cs="Times New Roman"/>
              </w:rPr>
              <m:t>XYZ</m:t>
            </m:r>
          </m:sub>
          <m:sup>
            <m:r>
              <w:rPr>
                <w:rFonts w:ascii="Cambria Math" w:hAnsi="Cambria Math" w:cs="Times New Roman"/>
              </w:rPr>
              <m:t>G</m:t>
            </m:r>
          </m:sup>
        </m:sSubSup>
      </m:oMath>
      <w:r w:rsidR="00B96CEC" w:rsidRPr="008D5A6C">
        <w:rPr>
          <w:rFonts w:ascii="Times New Roman" w:hAnsi="Times New Roman" w:cs="Times New Roman"/>
        </w:rPr>
        <w:t>=</w:t>
      </w:r>
      <m:oMath>
        <m:sSubSup>
          <m:sSubSupPr>
            <m:ctrlPr>
              <w:ins w:id="140" w:author="Wang, Guoquan" w:date="2026-04-02T12:36:00Z" w16du:dateUtc="2026-04-02T17:36:00Z">
                <w:rPr>
                  <w:rFonts w:ascii="Cambria Math" w:hAnsi="Cambria Math" w:cs="Times New Roman"/>
                  <w:i/>
                </w:rPr>
              </w:ins>
            </m:ctrlPr>
          </m:sSubSupPr>
          <m:e>
            <m:r>
              <w:rPr>
                <w:rFonts w:ascii="Cambria Math" w:hAnsi="Cambria Math" w:cs="Times New Roman"/>
              </w:rPr>
              <m:t>V</m:t>
            </m:r>
          </m:e>
          <m:sub>
            <m:r>
              <w:rPr>
                <w:rFonts w:ascii="Cambria Math" w:hAnsi="Cambria Math" w:cs="Times New Roman"/>
              </w:rPr>
              <m:t>XYZ</m:t>
            </m:r>
          </m:sub>
          <m:sup>
            <m:r>
              <w:rPr>
                <w:rFonts w:ascii="Cambria Math" w:hAnsi="Cambria Math" w:cs="Times New Roman"/>
              </w:rPr>
              <m:t>R</m:t>
            </m:r>
          </m:sup>
        </m:sSubSup>
        <m:r>
          <w:rPr>
            <w:rFonts w:ascii="Cambria Math" w:hAnsi="Cambria Math" w:cs="Times New Roman"/>
          </w:rPr>
          <m:t>-</m:t>
        </m:r>
        <m:sSup>
          <m:sSupPr>
            <m:ctrlPr>
              <w:ins w:id="141" w:author="Wang, Guoquan" w:date="2026-04-02T12:36:00Z" w16du:dateUtc="2026-04-02T17:36:00Z">
                <w:rPr>
                  <w:rFonts w:ascii="Cambria Math" w:hAnsi="Cambria Math" w:cs="Times New Roman"/>
                  <w:i/>
                </w:rPr>
              </w:ins>
            </m:ctrlPr>
          </m:sSupPr>
          <m:e>
            <m:r>
              <w:rPr>
                <w:rFonts w:ascii="Cambria Math" w:hAnsi="Cambria Math" w:cs="Times New Roman"/>
              </w:rPr>
              <m:t>T</m:t>
            </m:r>
          </m:e>
          <m:sup>
            <m:r>
              <w:rPr>
                <w:rFonts w:ascii="Cambria Math" w:hAnsi="Cambria Math" w:cs="Times New Roman"/>
              </w:rPr>
              <m:t>'</m:t>
            </m:r>
          </m:sup>
        </m:sSup>
        <m:r>
          <w:rPr>
            <w:rFonts w:ascii="Cambria Math" w:hAnsi="Cambria Math" w:cs="Times New Roman"/>
          </w:rPr>
          <m:t>+</m:t>
        </m:r>
        <m:sSup>
          <m:sSupPr>
            <m:ctrlPr>
              <w:ins w:id="142" w:author="Wang, Guoquan" w:date="2026-04-02T12:36:00Z" w16du:dateUtc="2026-04-02T17:36:00Z">
                <w:rPr>
                  <w:rFonts w:ascii="Cambria Math" w:hAnsi="Cambria Math" w:cs="Times New Roman"/>
                  <w:i/>
                </w:rPr>
              </w:ins>
            </m:ctrlPr>
          </m:sSupPr>
          <m:e>
            <m:r>
              <w:rPr>
                <w:rFonts w:ascii="Cambria Math" w:hAnsi="Cambria Math" w:cs="Times New Roman"/>
              </w:rPr>
              <m:t>R</m:t>
            </m:r>
          </m:e>
          <m:sup>
            <m:r>
              <w:rPr>
                <w:rFonts w:ascii="Cambria Math" w:hAnsi="Cambria Math" w:cs="Times New Roman"/>
              </w:rPr>
              <m:t>'</m:t>
            </m:r>
          </m:sup>
        </m:sSup>
        <m:r>
          <w:rPr>
            <w:rFonts w:ascii="Cambria Math" w:hAnsi="Cambria Math" w:cs="Times New Roman"/>
          </w:rPr>
          <m:t>×</m:t>
        </m:r>
        <m:sSub>
          <m:sSubPr>
            <m:ctrlPr>
              <w:ins w:id="143" w:author="Wang, Guoquan" w:date="2026-04-02T12:36:00Z" w16du:dateUtc="2026-04-02T17:36:00Z">
                <w:rPr>
                  <w:rFonts w:ascii="Cambria Math" w:hAnsi="Cambria Math" w:cs="Times New Roman"/>
                  <w:i/>
                </w:rPr>
              </w:ins>
            </m:ctrlPr>
          </m:sSubPr>
          <m:e>
            <m:r>
              <w:rPr>
                <w:rFonts w:ascii="Cambria Math" w:hAnsi="Cambria Math" w:cs="Times New Roman"/>
              </w:rPr>
              <m:t>P</m:t>
            </m:r>
          </m:e>
          <m:sub>
            <m:r>
              <w:rPr>
                <w:rFonts w:ascii="Cambria Math" w:hAnsi="Cambria Math" w:cs="Times New Roman"/>
              </w:rPr>
              <m:t>0</m:t>
            </m:r>
          </m:sub>
        </m:sSub>
      </m:oMath>
      <w:r w:rsidR="00B96CEC" w:rsidRPr="008D5A6C">
        <w:rPr>
          <w:rFonts w:ascii="Times New Roman" w:hAnsi="Times New Roman" w:cs="Times New Roman"/>
        </w:rPr>
        <w:t xml:space="preserve">                             </w:t>
      </w:r>
      <w:proofErr w:type="gramStart"/>
      <w:r w:rsidR="00B96CEC" w:rsidRPr="008D5A6C">
        <w:rPr>
          <w:rFonts w:ascii="Times New Roman" w:hAnsi="Times New Roman" w:cs="Times New Roman"/>
        </w:rPr>
        <w:t xml:space="preserve">   (</w:t>
      </w:r>
      <w:proofErr w:type="gramEnd"/>
      <w:r w:rsidR="00B96CEC" w:rsidRPr="008D5A6C">
        <w:rPr>
          <w:rFonts w:ascii="Times New Roman" w:hAnsi="Times New Roman" w:cs="Times New Roman"/>
        </w:rPr>
        <w:t>14)</w:t>
      </w:r>
    </w:p>
    <w:p w14:paraId="58F0E97B" w14:textId="69E7A413" w:rsidR="00331489" w:rsidRPr="008D5A6C" w:rsidRDefault="00B96CEC" w:rsidP="001C47D7">
      <w:pPr>
        <w:spacing w:before="240" w:line="360" w:lineRule="auto"/>
        <w:rPr>
          <w:rFonts w:ascii="Times New Roman" w:hAnsi="Times New Roman" w:cs="Times New Roman"/>
        </w:rPr>
      </w:pPr>
      <w:r w:rsidRPr="008D5A6C">
        <w:rPr>
          <w:rFonts w:ascii="Times New Roman" w:hAnsi="Times New Roman" w:cs="Times New Roman"/>
        </w:rPr>
        <w:t xml:space="preserve">A Python program, </w:t>
      </w:r>
      <w:r w:rsidRPr="008D5A6C">
        <w:rPr>
          <w:rFonts w:ascii="Times New Roman" w:hAnsi="Times New Roman" w:cs="Times New Roman"/>
          <w:i/>
          <w:iCs/>
        </w:rPr>
        <w:t>Global-Regional_ENU-Velocity_Transform.py</w:t>
      </w:r>
      <w:r w:rsidRPr="008D5A6C">
        <w:rPr>
          <w:rFonts w:ascii="Times New Roman" w:hAnsi="Times New Roman" w:cs="Times New Roman"/>
        </w:rPr>
        <w:t>, is provided to transform site velocities between the global and regional reference frames in the ENU directions, implementing the methodology described above.</w:t>
      </w:r>
    </w:p>
    <w:p w14:paraId="723EDAC1" w14:textId="1DC069B6" w:rsidR="00432F35" w:rsidRPr="008D5A6C" w:rsidRDefault="00432F35" w:rsidP="001C47D7">
      <w:pPr>
        <w:spacing w:before="240" w:line="360" w:lineRule="auto"/>
        <w:rPr>
          <w:rFonts w:ascii="Times New Roman" w:hAnsi="Times New Roman" w:cs="Times New Roman"/>
        </w:rPr>
      </w:pPr>
      <w:r w:rsidRPr="008D5A6C">
        <w:rPr>
          <w:rFonts w:ascii="Times New Roman" w:hAnsi="Times New Roman" w:cs="Times New Roman"/>
        </w:rPr>
        <w:t xml:space="preserve">The Python programs are archived on the first author’s GitHub repository: </w:t>
      </w:r>
      <w:hyperlink r:id="rId7" w:history="1">
        <w:r w:rsidRPr="008D5A6C">
          <w:rPr>
            <w:rStyle w:val="Hyperlink"/>
            <w:rFonts w:ascii="Times New Roman" w:hAnsi="Times New Roman" w:cs="Times New Roman"/>
          </w:rPr>
          <w:t>https://github.com/bob-Github-2020/China_Regional_ReferenceFrames</w:t>
        </w:r>
      </w:hyperlink>
    </w:p>
    <w:sectPr w:rsidR="00432F35" w:rsidRPr="008D5A6C">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B06ED" w14:textId="77777777" w:rsidR="008F0FEF" w:rsidRDefault="008F0FEF" w:rsidP="002404BC">
      <w:pPr>
        <w:spacing w:after="0" w:line="240" w:lineRule="auto"/>
      </w:pPr>
      <w:r>
        <w:separator/>
      </w:r>
    </w:p>
  </w:endnote>
  <w:endnote w:type="continuationSeparator" w:id="0">
    <w:p w14:paraId="3086EB7F" w14:textId="77777777" w:rsidR="008F0FEF" w:rsidRDefault="008F0FEF" w:rsidP="00240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3991737"/>
      <w:docPartObj>
        <w:docPartGallery w:val="Page Numbers (Bottom of Page)"/>
        <w:docPartUnique/>
      </w:docPartObj>
    </w:sdtPr>
    <w:sdtEndPr>
      <w:rPr>
        <w:noProof/>
      </w:rPr>
    </w:sdtEndPr>
    <w:sdtContent>
      <w:p w14:paraId="6B8D64DB" w14:textId="2C4C0AB1" w:rsidR="00B26C0B" w:rsidRDefault="00B26C0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8F7098" w14:textId="77777777" w:rsidR="00B26C0B" w:rsidRDefault="00B26C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28AA2" w14:textId="77777777" w:rsidR="008F0FEF" w:rsidRDefault="008F0FEF" w:rsidP="002404BC">
      <w:pPr>
        <w:spacing w:after="0" w:line="240" w:lineRule="auto"/>
      </w:pPr>
      <w:r>
        <w:separator/>
      </w:r>
    </w:p>
  </w:footnote>
  <w:footnote w:type="continuationSeparator" w:id="0">
    <w:p w14:paraId="083A522F" w14:textId="77777777" w:rsidR="008F0FEF" w:rsidRDefault="008F0FEF" w:rsidP="002404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A3FB7"/>
    <w:multiLevelType w:val="hybridMultilevel"/>
    <w:tmpl w:val="829ADAD0"/>
    <w:lvl w:ilvl="0" w:tplc="04090001">
      <w:start w:val="1"/>
      <w:numFmt w:val="bullet"/>
      <w:lvlText w:val=""/>
      <w:lvlJc w:val="left"/>
      <w:pPr>
        <w:ind w:left="720" w:hanging="360"/>
      </w:pPr>
      <w:rPr>
        <w:rFonts w:ascii="Symbol" w:hAnsi="Symbol" w:hint="default"/>
      </w:rPr>
    </w:lvl>
    <w:lvl w:ilvl="1" w:tplc="354890B2">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0C2F0C"/>
    <w:multiLevelType w:val="multilevel"/>
    <w:tmpl w:val="2074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70B77"/>
    <w:multiLevelType w:val="hybridMultilevel"/>
    <w:tmpl w:val="D4F2D2DA"/>
    <w:lvl w:ilvl="0" w:tplc="CF0C8F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634CF3"/>
    <w:multiLevelType w:val="multilevel"/>
    <w:tmpl w:val="9210F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D2005"/>
    <w:multiLevelType w:val="multilevel"/>
    <w:tmpl w:val="46B29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CE291E"/>
    <w:multiLevelType w:val="multilevel"/>
    <w:tmpl w:val="5DB07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68172B"/>
    <w:multiLevelType w:val="multilevel"/>
    <w:tmpl w:val="21DC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1813E6"/>
    <w:multiLevelType w:val="multilevel"/>
    <w:tmpl w:val="0D9C640C"/>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4003F1B"/>
    <w:multiLevelType w:val="multilevel"/>
    <w:tmpl w:val="632C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0A245F"/>
    <w:multiLevelType w:val="hybridMultilevel"/>
    <w:tmpl w:val="29E20A30"/>
    <w:lvl w:ilvl="0" w:tplc="1AF444CE">
      <w:start w:val="1"/>
      <w:numFmt w:val="decimal"/>
      <w:pStyle w:val="MDPI71References"/>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8C665E7"/>
    <w:multiLevelType w:val="multilevel"/>
    <w:tmpl w:val="3FFE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7D4A11"/>
    <w:multiLevelType w:val="multilevel"/>
    <w:tmpl w:val="6EDA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957DF0"/>
    <w:multiLevelType w:val="multilevel"/>
    <w:tmpl w:val="8AAE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9D68F1"/>
    <w:multiLevelType w:val="multilevel"/>
    <w:tmpl w:val="5370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E3474C"/>
    <w:multiLevelType w:val="multilevel"/>
    <w:tmpl w:val="C3588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5A732C"/>
    <w:multiLevelType w:val="multilevel"/>
    <w:tmpl w:val="78F4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CA32BB"/>
    <w:multiLevelType w:val="multilevel"/>
    <w:tmpl w:val="B830B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82688D"/>
    <w:multiLevelType w:val="multilevel"/>
    <w:tmpl w:val="D65AF362"/>
    <w:lvl w:ilvl="0">
      <w:start w:val="1"/>
      <w:numFmt w:val="decimal"/>
      <w:lvlText w:val="(%1)"/>
      <w:lvlJc w:val="left"/>
      <w:pPr>
        <w:tabs>
          <w:tab w:val="num" w:pos="720"/>
        </w:tabs>
        <w:ind w:left="720" w:hanging="360"/>
      </w:pPr>
      <w:rPr>
        <w:rFonts w:ascii="Times New Roman" w:eastAsiaTheme="minorEastAsia"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557C1D"/>
    <w:multiLevelType w:val="multilevel"/>
    <w:tmpl w:val="7B501D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7A7CB6"/>
    <w:multiLevelType w:val="multilevel"/>
    <w:tmpl w:val="346C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3E60CD"/>
    <w:multiLevelType w:val="multilevel"/>
    <w:tmpl w:val="AA445D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A213A3"/>
    <w:multiLevelType w:val="multilevel"/>
    <w:tmpl w:val="360C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382DE0"/>
    <w:multiLevelType w:val="hybridMultilevel"/>
    <w:tmpl w:val="2850D4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0524C7"/>
    <w:multiLevelType w:val="multilevel"/>
    <w:tmpl w:val="2D78C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F512A3"/>
    <w:multiLevelType w:val="multilevel"/>
    <w:tmpl w:val="4B9E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8A07C2"/>
    <w:multiLevelType w:val="multilevel"/>
    <w:tmpl w:val="817E3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CA0CD8"/>
    <w:multiLevelType w:val="hybridMultilevel"/>
    <w:tmpl w:val="6FC68D96"/>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815DEC"/>
    <w:multiLevelType w:val="multilevel"/>
    <w:tmpl w:val="C7AA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07414A"/>
    <w:multiLevelType w:val="multilevel"/>
    <w:tmpl w:val="D0A49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CF5F51"/>
    <w:multiLevelType w:val="multilevel"/>
    <w:tmpl w:val="07FA5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E77FA2"/>
    <w:multiLevelType w:val="multilevel"/>
    <w:tmpl w:val="679A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0576D7"/>
    <w:multiLevelType w:val="multilevel"/>
    <w:tmpl w:val="E09EB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EA3967"/>
    <w:multiLevelType w:val="multilevel"/>
    <w:tmpl w:val="CF8CE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D9221E"/>
    <w:multiLevelType w:val="multilevel"/>
    <w:tmpl w:val="FC60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3D1CF0"/>
    <w:multiLevelType w:val="multilevel"/>
    <w:tmpl w:val="9B70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883655"/>
    <w:multiLevelType w:val="multilevel"/>
    <w:tmpl w:val="3FD6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EC48ED"/>
    <w:multiLevelType w:val="multilevel"/>
    <w:tmpl w:val="D65AF362"/>
    <w:lvl w:ilvl="0">
      <w:start w:val="1"/>
      <w:numFmt w:val="decimal"/>
      <w:lvlText w:val="(%1)"/>
      <w:lvlJc w:val="left"/>
      <w:pPr>
        <w:tabs>
          <w:tab w:val="num" w:pos="720"/>
        </w:tabs>
        <w:ind w:left="720" w:hanging="360"/>
      </w:pPr>
      <w:rPr>
        <w:rFonts w:ascii="Times New Roman" w:eastAsiaTheme="minorEastAsia"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8015DB"/>
    <w:multiLevelType w:val="hybridMultilevel"/>
    <w:tmpl w:val="43488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E2375B"/>
    <w:multiLevelType w:val="multilevel"/>
    <w:tmpl w:val="BE58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F0519A"/>
    <w:multiLevelType w:val="multilevel"/>
    <w:tmpl w:val="9270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014AA3"/>
    <w:multiLevelType w:val="hybridMultilevel"/>
    <w:tmpl w:val="DC345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2D11AC"/>
    <w:multiLevelType w:val="multilevel"/>
    <w:tmpl w:val="72E65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1882DD3"/>
    <w:multiLevelType w:val="multilevel"/>
    <w:tmpl w:val="7A8AA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2F86143"/>
    <w:multiLevelType w:val="multilevel"/>
    <w:tmpl w:val="2330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8C1B57"/>
    <w:multiLevelType w:val="multilevel"/>
    <w:tmpl w:val="2A3E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246314"/>
    <w:multiLevelType w:val="multilevel"/>
    <w:tmpl w:val="65C8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8B3EEF"/>
    <w:multiLevelType w:val="hybridMultilevel"/>
    <w:tmpl w:val="6A52426C"/>
    <w:lvl w:ilvl="0" w:tplc="BD2E1E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2512830">
    <w:abstractNumId w:val="12"/>
  </w:num>
  <w:num w:numId="2" w16cid:durableId="927229600">
    <w:abstractNumId w:val="5"/>
  </w:num>
  <w:num w:numId="3" w16cid:durableId="1043404814">
    <w:abstractNumId w:val="32"/>
  </w:num>
  <w:num w:numId="4" w16cid:durableId="1425225368">
    <w:abstractNumId w:val="1"/>
  </w:num>
  <w:num w:numId="5" w16cid:durableId="837228149">
    <w:abstractNumId w:val="3"/>
  </w:num>
  <w:num w:numId="6" w16cid:durableId="567885112">
    <w:abstractNumId w:val="14"/>
  </w:num>
  <w:num w:numId="7" w16cid:durableId="1903250062">
    <w:abstractNumId w:val="29"/>
  </w:num>
  <w:num w:numId="8" w16cid:durableId="1209101127">
    <w:abstractNumId w:val="31"/>
  </w:num>
  <w:num w:numId="9" w16cid:durableId="161045643">
    <w:abstractNumId w:val="21"/>
  </w:num>
  <w:num w:numId="10" w16cid:durableId="1992951271">
    <w:abstractNumId w:val="6"/>
  </w:num>
  <w:num w:numId="11" w16cid:durableId="1500610174">
    <w:abstractNumId w:val="13"/>
  </w:num>
  <w:num w:numId="12" w16cid:durableId="1087726046">
    <w:abstractNumId w:val="39"/>
  </w:num>
  <w:num w:numId="13" w16cid:durableId="515773345">
    <w:abstractNumId w:val="24"/>
  </w:num>
  <w:num w:numId="14" w16cid:durableId="39787881">
    <w:abstractNumId w:val="4"/>
  </w:num>
  <w:num w:numId="15" w16cid:durableId="1585450897">
    <w:abstractNumId w:val="8"/>
  </w:num>
  <w:num w:numId="16" w16cid:durableId="1728331501">
    <w:abstractNumId w:val="41"/>
  </w:num>
  <w:num w:numId="17" w16cid:durableId="1000426148">
    <w:abstractNumId w:val="30"/>
  </w:num>
  <w:num w:numId="18" w16cid:durableId="335691337">
    <w:abstractNumId w:val="23"/>
  </w:num>
  <w:num w:numId="19" w16cid:durableId="765080440">
    <w:abstractNumId w:val="18"/>
  </w:num>
  <w:num w:numId="20" w16cid:durableId="1825273152">
    <w:abstractNumId w:val="28"/>
  </w:num>
  <w:num w:numId="21" w16cid:durableId="749280087">
    <w:abstractNumId w:val="20"/>
  </w:num>
  <w:num w:numId="22" w16cid:durableId="186716172">
    <w:abstractNumId w:val="16"/>
  </w:num>
  <w:num w:numId="23" w16cid:durableId="1300304795">
    <w:abstractNumId w:val="7"/>
  </w:num>
  <w:num w:numId="24" w16cid:durableId="1377853077">
    <w:abstractNumId w:val="26"/>
  </w:num>
  <w:num w:numId="25" w16cid:durableId="475533884">
    <w:abstractNumId w:val="9"/>
  </w:num>
  <w:num w:numId="26" w16cid:durableId="153657438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44297705">
    <w:abstractNumId w:val="42"/>
  </w:num>
  <w:num w:numId="28" w16cid:durableId="1157380945">
    <w:abstractNumId w:val="38"/>
  </w:num>
  <w:num w:numId="29" w16cid:durableId="1656493427">
    <w:abstractNumId w:val="45"/>
  </w:num>
  <w:num w:numId="30" w16cid:durableId="1853763929">
    <w:abstractNumId w:val="33"/>
  </w:num>
  <w:num w:numId="31" w16cid:durableId="1555894501">
    <w:abstractNumId w:val="11"/>
  </w:num>
  <w:num w:numId="32" w16cid:durableId="753820433">
    <w:abstractNumId w:val="19"/>
  </w:num>
  <w:num w:numId="33" w16cid:durableId="155539552">
    <w:abstractNumId w:val="34"/>
  </w:num>
  <w:num w:numId="34" w16cid:durableId="54671596">
    <w:abstractNumId w:val="25"/>
  </w:num>
  <w:num w:numId="35" w16cid:durableId="522983702">
    <w:abstractNumId w:val="0"/>
  </w:num>
  <w:num w:numId="36" w16cid:durableId="293950228">
    <w:abstractNumId w:val="37"/>
  </w:num>
  <w:num w:numId="37" w16cid:durableId="47412454">
    <w:abstractNumId w:val="40"/>
  </w:num>
  <w:num w:numId="38" w16cid:durableId="1942831589">
    <w:abstractNumId w:val="22"/>
  </w:num>
  <w:num w:numId="39" w16cid:durableId="1978342448">
    <w:abstractNumId w:val="15"/>
  </w:num>
  <w:num w:numId="40" w16cid:durableId="1001542124">
    <w:abstractNumId w:val="27"/>
  </w:num>
  <w:num w:numId="41" w16cid:durableId="1148787016">
    <w:abstractNumId w:val="10"/>
  </w:num>
  <w:num w:numId="42" w16cid:durableId="145364644">
    <w:abstractNumId w:val="35"/>
  </w:num>
  <w:num w:numId="43" w16cid:durableId="47999769">
    <w:abstractNumId w:val="44"/>
  </w:num>
  <w:num w:numId="44" w16cid:durableId="1398700840">
    <w:abstractNumId w:val="17"/>
  </w:num>
  <w:num w:numId="45" w16cid:durableId="1389525135">
    <w:abstractNumId w:val="36"/>
  </w:num>
  <w:num w:numId="46" w16cid:durableId="851649383">
    <w:abstractNumId w:val="2"/>
  </w:num>
  <w:num w:numId="47" w16cid:durableId="1499423919">
    <w:abstractNumId w:val="46"/>
  </w:num>
  <w:num w:numId="48" w16cid:durableId="456485327">
    <w:abstractNumId w:val="4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ng, Guoquan">
    <w15:presenceInfo w15:providerId="AD" w15:userId="S::gwang9@CougarNet.UH.EDU::ff4bb17e-4bb2-455a-bed6-3cc6dcab55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CEC"/>
    <w:rsid w:val="001363F4"/>
    <w:rsid w:val="001C47D7"/>
    <w:rsid w:val="002404BC"/>
    <w:rsid w:val="002D6DC4"/>
    <w:rsid w:val="00331489"/>
    <w:rsid w:val="003A6C9F"/>
    <w:rsid w:val="00404774"/>
    <w:rsid w:val="00432F35"/>
    <w:rsid w:val="0046090F"/>
    <w:rsid w:val="004C3CF5"/>
    <w:rsid w:val="008D5A6C"/>
    <w:rsid w:val="008F0FEF"/>
    <w:rsid w:val="00B26C0B"/>
    <w:rsid w:val="00B96CEC"/>
    <w:rsid w:val="00D3700F"/>
    <w:rsid w:val="00E926A6"/>
    <w:rsid w:val="00EC3838"/>
    <w:rsid w:val="00F047A3"/>
    <w:rsid w:val="00FD62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1A762C"/>
  <w15:chartTrackingRefBased/>
  <w15:docId w15:val="{669E54F7-5AB7-422F-A8E3-485257BCA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CEC"/>
  </w:style>
  <w:style w:type="paragraph" w:styleId="Heading1">
    <w:name w:val="heading 1"/>
    <w:basedOn w:val="Normal"/>
    <w:next w:val="Normal"/>
    <w:link w:val="Heading1Char"/>
    <w:uiPriority w:val="9"/>
    <w:qFormat/>
    <w:rsid w:val="00B96C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6C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6C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96C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C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C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C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C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C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C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6C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6C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96C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C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C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C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C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CEC"/>
    <w:rPr>
      <w:rFonts w:eastAsiaTheme="majorEastAsia" w:cstheme="majorBidi"/>
      <w:color w:val="272727" w:themeColor="text1" w:themeTint="D8"/>
    </w:rPr>
  </w:style>
  <w:style w:type="paragraph" w:styleId="Title">
    <w:name w:val="Title"/>
    <w:basedOn w:val="Normal"/>
    <w:next w:val="Normal"/>
    <w:link w:val="TitleChar"/>
    <w:uiPriority w:val="10"/>
    <w:qFormat/>
    <w:rsid w:val="00B96C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C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C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C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CEC"/>
    <w:pPr>
      <w:spacing w:before="160"/>
      <w:jc w:val="center"/>
    </w:pPr>
    <w:rPr>
      <w:i/>
      <w:iCs/>
      <w:color w:val="404040" w:themeColor="text1" w:themeTint="BF"/>
    </w:rPr>
  </w:style>
  <w:style w:type="character" w:customStyle="1" w:styleId="QuoteChar">
    <w:name w:val="Quote Char"/>
    <w:basedOn w:val="DefaultParagraphFont"/>
    <w:link w:val="Quote"/>
    <w:uiPriority w:val="29"/>
    <w:rsid w:val="00B96CEC"/>
    <w:rPr>
      <w:i/>
      <w:iCs/>
      <w:color w:val="404040" w:themeColor="text1" w:themeTint="BF"/>
    </w:rPr>
  </w:style>
  <w:style w:type="paragraph" w:styleId="ListParagraph">
    <w:name w:val="List Paragraph"/>
    <w:basedOn w:val="Normal"/>
    <w:uiPriority w:val="34"/>
    <w:qFormat/>
    <w:rsid w:val="00B96CEC"/>
    <w:pPr>
      <w:ind w:left="720"/>
      <w:contextualSpacing/>
    </w:pPr>
  </w:style>
  <w:style w:type="character" w:styleId="IntenseEmphasis">
    <w:name w:val="Intense Emphasis"/>
    <w:basedOn w:val="DefaultParagraphFont"/>
    <w:uiPriority w:val="21"/>
    <w:qFormat/>
    <w:rsid w:val="00B96CEC"/>
    <w:rPr>
      <w:i/>
      <w:iCs/>
      <w:color w:val="0F4761" w:themeColor="accent1" w:themeShade="BF"/>
    </w:rPr>
  </w:style>
  <w:style w:type="paragraph" w:styleId="IntenseQuote">
    <w:name w:val="Intense Quote"/>
    <w:basedOn w:val="Normal"/>
    <w:next w:val="Normal"/>
    <w:link w:val="IntenseQuoteChar"/>
    <w:uiPriority w:val="30"/>
    <w:qFormat/>
    <w:rsid w:val="00B96C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CEC"/>
    <w:rPr>
      <w:i/>
      <w:iCs/>
      <w:color w:val="0F4761" w:themeColor="accent1" w:themeShade="BF"/>
    </w:rPr>
  </w:style>
  <w:style w:type="character" w:styleId="IntenseReference">
    <w:name w:val="Intense Reference"/>
    <w:basedOn w:val="DefaultParagraphFont"/>
    <w:uiPriority w:val="32"/>
    <w:qFormat/>
    <w:rsid w:val="00B96CEC"/>
    <w:rPr>
      <w:b/>
      <w:bCs/>
      <w:smallCaps/>
      <w:color w:val="0F4761" w:themeColor="accent1" w:themeShade="BF"/>
      <w:spacing w:val="5"/>
    </w:rPr>
  </w:style>
  <w:style w:type="paragraph" w:customStyle="1" w:styleId="MDPI17abstract">
    <w:name w:val="MDPI_1.7_abstract"/>
    <w:basedOn w:val="Normal"/>
    <w:next w:val="Normal"/>
    <w:qFormat/>
    <w:rsid w:val="00B96CEC"/>
    <w:pPr>
      <w:adjustRightInd w:val="0"/>
      <w:snapToGrid w:val="0"/>
      <w:spacing w:before="240" w:after="0" w:line="260" w:lineRule="atLeast"/>
      <w:ind w:left="113"/>
      <w:jc w:val="both"/>
    </w:pPr>
    <w:rPr>
      <w:rFonts w:ascii="Palatino Linotype" w:eastAsia="Times New Roman" w:hAnsi="Palatino Linotype" w:cs="Times New Roman"/>
      <w:color w:val="000000"/>
      <w:kern w:val="0"/>
      <w:sz w:val="20"/>
      <w:szCs w:val="22"/>
      <w:lang w:eastAsia="de-DE" w:bidi="en-US"/>
      <w14:ligatures w14:val="none"/>
    </w:rPr>
  </w:style>
  <w:style w:type="character" w:styleId="Hyperlink">
    <w:name w:val="Hyperlink"/>
    <w:basedOn w:val="DefaultParagraphFont"/>
    <w:uiPriority w:val="99"/>
    <w:unhideWhenUsed/>
    <w:rsid w:val="00B96CEC"/>
    <w:rPr>
      <w:color w:val="467886" w:themeColor="hyperlink"/>
      <w:u w:val="single"/>
    </w:rPr>
  </w:style>
  <w:style w:type="character" w:styleId="UnresolvedMention">
    <w:name w:val="Unresolved Mention"/>
    <w:basedOn w:val="DefaultParagraphFont"/>
    <w:uiPriority w:val="99"/>
    <w:semiHidden/>
    <w:unhideWhenUsed/>
    <w:rsid w:val="00B96CEC"/>
    <w:rPr>
      <w:color w:val="605E5C"/>
      <w:shd w:val="clear" w:color="auto" w:fill="E1DFDD"/>
    </w:rPr>
  </w:style>
  <w:style w:type="paragraph" w:styleId="NormalWeb">
    <w:name w:val="Normal (Web)"/>
    <w:basedOn w:val="Normal"/>
    <w:uiPriority w:val="99"/>
    <w:semiHidden/>
    <w:unhideWhenUsed/>
    <w:rsid w:val="00B96CE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96CEC"/>
    <w:rPr>
      <w:b/>
      <w:bCs/>
    </w:rPr>
  </w:style>
  <w:style w:type="character" w:customStyle="1" w:styleId="katex-mathml">
    <w:name w:val="katex-mathml"/>
    <w:basedOn w:val="DefaultParagraphFont"/>
    <w:rsid w:val="00B96CEC"/>
  </w:style>
  <w:style w:type="character" w:customStyle="1" w:styleId="mord">
    <w:name w:val="mord"/>
    <w:basedOn w:val="DefaultParagraphFont"/>
    <w:rsid w:val="00B96CEC"/>
  </w:style>
  <w:style w:type="character" w:customStyle="1" w:styleId="vlist-s">
    <w:name w:val="vlist-s"/>
    <w:basedOn w:val="DefaultParagraphFont"/>
    <w:rsid w:val="00B96CEC"/>
  </w:style>
  <w:style w:type="paragraph" w:customStyle="1" w:styleId="MDPI33textspaceafter">
    <w:name w:val="MDPI_3.3_text_space_after"/>
    <w:basedOn w:val="Normal"/>
    <w:qFormat/>
    <w:rsid w:val="00B96CEC"/>
    <w:pPr>
      <w:adjustRightInd w:val="0"/>
      <w:snapToGrid w:val="0"/>
      <w:spacing w:after="240" w:line="260" w:lineRule="atLeast"/>
      <w:ind w:firstLine="425"/>
      <w:jc w:val="both"/>
    </w:pPr>
    <w:rPr>
      <w:rFonts w:ascii="Palatino Linotype" w:eastAsia="Times New Roman" w:hAnsi="Palatino Linotype" w:cs="Times New Roman"/>
      <w:snapToGrid w:val="0"/>
      <w:color w:val="000000"/>
      <w:kern w:val="0"/>
      <w:sz w:val="20"/>
      <w:szCs w:val="22"/>
      <w:lang w:eastAsia="de-DE" w:bidi="en-US"/>
      <w14:ligatures w14:val="none"/>
    </w:rPr>
  </w:style>
  <w:style w:type="character" w:styleId="PlaceholderText">
    <w:name w:val="Placeholder Text"/>
    <w:basedOn w:val="DefaultParagraphFont"/>
    <w:uiPriority w:val="99"/>
    <w:semiHidden/>
    <w:rsid w:val="00B96CEC"/>
    <w:rPr>
      <w:color w:val="666666"/>
    </w:rPr>
  </w:style>
  <w:style w:type="character" w:customStyle="1" w:styleId="mrel">
    <w:name w:val="mrel"/>
    <w:basedOn w:val="DefaultParagraphFont"/>
    <w:rsid w:val="00B96CEC"/>
  </w:style>
  <w:style w:type="character" w:customStyle="1" w:styleId="mbin">
    <w:name w:val="mbin"/>
    <w:basedOn w:val="DefaultParagraphFont"/>
    <w:rsid w:val="00B96CEC"/>
  </w:style>
  <w:style w:type="paragraph" w:customStyle="1" w:styleId="MDPI21heading1">
    <w:name w:val="MDPI_2.1_heading1"/>
    <w:basedOn w:val="Normal"/>
    <w:qFormat/>
    <w:rsid w:val="00B96CEC"/>
    <w:pPr>
      <w:adjustRightInd w:val="0"/>
      <w:snapToGrid w:val="0"/>
      <w:spacing w:before="240" w:after="120" w:line="260" w:lineRule="atLeast"/>
      <w:outlineLvl w:val="0"/>
    </w:pPr>
    <w:rPr>
      <w:rFonts w:ascii="Palatino Linotype" w:eastAsia="Times New Roman" w:hAnsi="Palatino Linotype" w:cs="Times New Roman"/>
      <w:b/>
      <w:snapToGrid w:val="0"/>
      <w:color w:val="000000"/>
      <w:kern w:val="0"/>
      <w:sz w:val="20"/>
      <w:szCs w:val="22"/>
      <w:lang w:eastAsia="de-DE" w:bidi="en-US"/>
      <w14:ligatures w14:val="none"/>
    </w:rPr>
  </w:style>
  <w:style w:type="paragraph" w:customStyle="1" w:styleId="MDPI71References">
    <w:name w:val="MDPI_7.1_References"/>
    <w:basedOn w:val="Normal"/>
    <w:qFormat/>
    <w:rsid w:val="00B96CEC"/>
    <w:pPr>
      <w:numPr>
        <w:numId w:val="25"/>
      </w:numPr>
      <w:adjustRightInd w:val="0"/>
      <w:snapToGrid w:val="0"/>
      <w:spacing w:after="0" w:line="260" w:lineRule="atLeast"/>
      <w:ind w:left="425" w:hanging="425"/>
      <w:jc w:val="both"/>
    </w:pPr>
    <w:rPr>
      <w:rFonts w:ascii="Palatino Linotype" w:eastAsia="Times New Roman" w:hAnsi="Palatino Linotype" w:cs="Times New Roman"/>
      <w:snapToGrid w:val="0"/>
      <w:color w:val="000000"/>
      <w:kern w:val="0"/>
      <w:sz w:val="18"/>
      <w:szCs w:val="20"/>
      <w:lang w:eastAsia="de-DE" w:bidi="en-US"/>
      <w14:ligatures w14:val="none"/>
    </w:rPr>
  </w:style>
  <w:style w:type="character" w:customStyle="1" w:styleId="html-italic">
    <w:name w:val="html-italic"/>
    <w:basedOn w:val="DefaultParagraphFont"/>
    <w:qFormat/>
    <w:rsid w:val="00B96CEC"/>
  </w:style>
  <w:style w:type="character" w:customStyle="1" w:styleId="ref-title">
    <w:name w:val="ref-title"/>
    <w:basedOn w:val="DefaultParagraphFont"/>
    <w:rsid w:val="00B96CEC"/>
  </w:style>
  <w:style w:type="character" w:customStyle="1" w:styleId="ref-journal">
    <w:name w:val="ref-journal"/>
    <w:basedOn w:val="DefaultParagraphFont"/>
    <w:rsid w:val="00B96CEC"/>
  </w:style>
  <w:style w:type="character" w:customStyle="1" w:styleId="ref-vol">
    <w:name w:val="ref-vol"/>
    <w:basedOn w:val="DefaultParagraphFont"/>
    <w:rsid w:val="00B96CEC"/>
  </w:style>
  <w:style w:type="paragraph" w:styleId="Header">
    <w:name w:val="header"/>
    <w:basedOn w:val="Normal"/>
    <w:link w:val="HeaderChar"/>
    <w:uiPriority w:val="99"/>
    <w:unhideWhenUsed/>
    <w:rsid w:val="00B96C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6CEC"/>
  </w:style>
  <w:style w:type="paragraph" w:styleId="Footer">
    <w:name w:val="footer"/>
    <w:basedOn w:val="Normal"/>
    <w:link w:val="FooterChar"/>
    <w:uiPriority w:val="99"/>
    <w:unhideWhenUsed/>
    <w:rsid w:val="00B96C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6CEC"/>
  </w:style>
  <w:style w:type="character" w:customStyle="1" w:styleId="mi">
    <w:name w:val="mi"/>
    <w:basedOn w:val="DefaultParagraphFont"/>
    <w:rsid w:val="00B96CEC"/>
  </w:style>
  <w:style w:type="character" w:styleId="LineNumber">
    <w:name w:val="line number"/>
    <w:basedOn w:val="DefaultParagraphFont"/>
    <w:uiPriority w:val="99"/>
    <w:semiHidden/>
    <w:unhideWhenUsed/>
    <w:rsid w:val="00B96CEC"/>
  </w:style>
  <w:style w:type="paragraph" w:customStyle="1" w:styleId="Affiliation">
    <w:name w:val="Affiliation"/>
    <w:basedOn w:val="Normal"/>
    <w:qFormat/>
    <w:rsid w:val="00B96CEC"/>
    <w:pPr>
      <w:spacing w:before="120" w:after="0" w:line="240" w:lineRule="auto"/>
    </w:pPr>
    <w:rPr>
      <w:rFonts w:ascii="Times New Roman" w:eastAsia="Times New Roman" w:hAnsi="Times New Roman" w:cs="Times New Roman"/>
      <w:kern w:val="0"/>
      <w:lang w:eastAsia="en-US"/>
      <w14:ligatures w14:val="none"/>
    </w:rPr>
  </w:style>
  <w:style w:type="character" w:styleId="FollowedHyperlink">
    <w:name w:val="FollowedHyperlink"/>
    <w:basedOn w:val="DefaultParagraphFont"/>
    <w:uiPriority w:val="99"/>
    <w:semiHidden/>
    <w:unhideWhenUsed/>
    <w:rsid w:val="00B96CEC"/>
    <w:rPr>
      <w:color w:val="96607D" w:themeColor="followedHyperlink"/>
      <w:u w:val="single"/>
    </w:rPr>
  </w:style>
  <w:style w:type="paragraph" w:styleId="Revision">
    <w:name w:val="Revision"/>
    <w:hidden/>
    <w:uiPriority w:val="99"/>
    <w:semiHidden/>
    <w:rsid w:val="00B96CE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bob-Github-2020/China_Regional_ReferenceFram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1976</Words>
  <Characters>8935</Characters>
  <Application>Microsoft Office Word</Application>
  <DocSecurity>0</DocSecurity>
  <Lines>207</Lines>
  <Paragraphs>5</Paragraphs>
  <ScaleCrop>false</ScaleCrop>
  <Company/>
  <LinksUpToDate>false</LinksUpToDate>
  <CharactersWithSpaces>10906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Guoquan</dc:creator>
  <cp:keywords/>
  <dc:description/>
  <cp:lastModifiedBy>Wang, Guoquan</cp:lastModifiedBy>
  <cp:revision>4</cp:revision>
  <dcterms:created xsi:type="dcterms:W3CDTF">2026-04-02T17:37:00Z</dcterms:created>
  <dcterms:modified xsi:type="dcterms:W3CDTF">2026-04-02T19:33:00Z</dcterms:modified>
</cp:coreProperties>
</file>